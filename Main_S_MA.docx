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E7E20" w14:textId="780A0EE5" w:rsidR="003144E6" w:rsidRPr="00A13A6C" w:rsidRDefault="003144E6" w:rsidP="00C2465E">
      <w:pPr>
        <w:spacing w:before="120" w:after="120" w:line="480" w:lineRule="auto"/>
        <w:jc w:val="both"/>
        <w:rPr>
          <w:rFonts w:ascii="Times New Roman" w:hAnsi="Times New Roman" w:cs="Times New Roman"/>
          <w:b/>
          <w:bCs/>
        </w:rPr>
      </w:pPr>
      <w:r w:rsidRPr="00A13A6C">
        <w:rPr>
          <w:rFonts w:ascii="Times New Roman" w:hAnsi="Times New Roman" w:cs="Times New Roman"/>
          <w:b/>
          <w:bCs/>
        </w:rPr>
        <w:t xml:space="preserve">Climate, </w:t>
      </w:r>
      <w:r w:rsidR="00950038" w:rsidRPr="00A13A6C">
        <w:rPr>
          <w:rFonts w:ascii="Times New Roman" w:hAnsi="Times New Roman" w:cs="Times New Roman"/>
          <w:b/>
          <w:bCs/>
        </w:rPr>
        <w:t xml:space="preserve">vegetation and soil moisture dynamics across the Pleistocene-Holocene transition in Northern Iberia: </w:t>
      </w:r>
      <w:r w:rsidR="00B54FFA" w:rsidRPr="00A13A6C">
        <w:rPr>
          <w:rFonts w:ascii="Times New Roman" w:hAnsi="Times New Roman" w:cs="Times New Roman"/>
          <w:b/>
          <w:bCs/>
        </w:rPr>
        <w:t>evidence</w:t>
      </w:r>
      <w:r w:rsidR="00FE3F1F" w:rsidRPr="00A13A6C">
        <w:rPr>
          <w:rFonts w:ascii="Times New Roman" w:hAnsi="Times New Roman" w:cs="Times New Roman"/>
          <w:b/>
          <w:bCs/>
        </w:rPr>
        <w:t xml:space="preserve"> from the Verdeospesoa </w:t>
      </w:r>
      <w:del w:id="0" w:author="Marco Adolfo Vidal Cordasco" w:date="2026-06-27T11:44:00Z" w16du:dateUtc="2026-06-27T10:44:00Z">
        <w:r w:rsidR="00FE3F1F" w:rsidRPr="00A13A6C" w:rsidDel="007C39CD">
          <w:rPr>
            <w:rFonts w:ascii="Times New Roman" w:hAnsi="Times New Roman" w:cs="Times New Roman"/>
            <w:b/>
            <w:bCs/>
          </w:rPr>
          <w:delText>peat bog</w:delText>
        </w:r>
      </w:del>
      <w:ins w:id="1" w:author="Marco Adolfo Vidal Cordasco" w:date="2026-06-27T11:44:00Z" w16du:dateUtc="2026-06-27T10:44:00Z">
        <w:r w:rsidR="007C39CD">
          <w:rPr>
            <w:rFonts w:ascii="Times New Roman" w:hAnsi="Times New Roman" w:cs="Times New Roman"/>
            <w:b/>
            <w:bCs/>
          </w:rPr>
          <w:t>mire</w:t>
        </w:r>
      </w:ins>
      <w:r w:rsidR="00FE3F1F" w:rsidRPr="00A13A6C">
        <w:rPr>
          <w:rFonts w:ascii="Times New Roman" w:hAnsi="Times New Roman" w:cs="Times New Roman"/>
          <w:b/>
          <w:bCs/>
        </w:rPr>
        <w:t>.</w:t>
      </w:r>
    </w:p>
    <w:p w14:paraId="49DFB928" w14:textId="67C42AB5" w:rsidR="001A10BD" w:rsidRPr="00B85D23" w:rsidRDefault="004F493C" w:rsidP="00C2465E">
      <w:pPr>
        <w:spacing w:before="120" w:after="120" w:line="480" w:lineRule="auto"/>
        <w:rPr>
          <w:rFonts w:ascii="Times New Roman" w:hAnsi="Times New Roman" w:cs="Times New Roman"/>
          <w:vertAlign w:val="superscript"/>
          <w:lang w:val="it-IT"/>
        </w:rPr>
      </w:pPr>
      <w:r w:rsidRPr="00B85D23">
        <w:rPr>
          <w:rFonts w:ascii="Times New Roman" w:hAnsi="Times New Roman" w:cs="Times New Roman"/>
          <w:lang w:val="it-IT"/>
        </w:rPr>
        <w:t>Vidal-Cordasco, M.</w:t>
      </w:r>
      <w:r w:rsidR="00082FEC" w:rsidRPr="00B85D23">
        <w:rPr>
          <w:rFonts w:ascii="Times New Roman" w:hAnsi="Times New Roman" w:cs="Times New Roman"/>
          <w:lang w:val="it-IT"/>
        </w:rPr>
        <w:t>*</w:t>
      </w:r>
      <w:r w:rsidR="00861727" w:rsidRPr="00B85D23">
        <w:rPr>
          <w:rFonts w:ascii="Times New Roman" w:hAnsi="Times New Roman" w:cs="Times New Roman"/>
          <w:vertAlign w:val="superscript"/>
          <w:lang w:val="it-IT"/>
        </w:rPr>
        <w:t>1,2</w:t>
      </w:r>
      <w:r w:rsidRPr="00B85D23">
        <w:rPr>
          <w:rFonts w:ascii="Times New Roman" w:hAnsi="Times New Roman" w:cs="Times New Roman"/>
          <w:lang w:val="it-IT"/>
        </w:rPr>
        <w:t xml:space="preserve">; </w:t>
      </w:r>
      <w:del w:id="2" w:author="Marco Adolfo Vidal Cordasco" w:date="2026-06-26T17:13:00Z" w16du:dateUtc="2026-06-26T16:13:00Z">
        <w:r w:rsidR="004B16C9" w:rsidRPr="00B85D23" w:rsidDel="0027290B">
          <w:rPr>
            <w:rFonts w:ascii="Times New Roman" w:hAnsi="Times New Roman" w:cs="Times New Roman"/>
            <w:lang w:val="it-IT"/>
          </w:rPr>
          <w:delText>Al</w:delText>
        </w:r>
      </w:del>
      <w:r w:rsidR="004B16C9" w:rsidRPr="00B85D23">
        <w:rPr>
          <w:rFonts w:ascii="Times New Roman" w:hAnsi="Times New Roman" w:cs="Times New Roman"/>
          <w:lang w:val="it-IT"/>
        </w:rPr>
        <w:t>Salik, M</w:t>
      </w:r>
      <w:ins w:id="3" w:author="Marco Adolfo Vidal Cordasco" w:date="2026-06-26T17:13:00Z" w16du:dateUtc="2026-06-26T16:13:00Z">
        <w:r w:rsidR="0027290B">
          <w:rPr>
            <w:rFonts w:ascii="Times New Roman" w:hAnsi="Times New Roman" w:cs="Times New Roman"/>
            <w:lang w:val="it-IT"/>
          </w:rPr>
          <w:t>.A.</w:t>
        </w:r>
      </w:ins>
      <w:r w:rsidR="00D844FD" w:rsidRPr="00B85D23">
        <w:rPr>
          <w:rFonts w:ascii="Times New Roman" w:hAnsi="Times New Roman" w:cs="Times New Roman"/>
          <w:vertAlign w:val="superscript"/>
          <w:lang w:val="it-IT"/>
        </w:rPr>
        <w:t>3</w:t>
      </w:r>
      <w:r w:rsidR="004B16C9" w:rsidRPr="00B85D23">
        <w:rPr>
          <w:rFonts w:ascii="Times New Roman" w:hAnsi="Times New Roman" w:cs="Times New Roman"/>
          <w:lang w:val="it-IT"/>
        </w:rPr>
        <w:t>; Pérez-Díaz, S.</w:t>
      </w:r>
      <w:r w:rsidR="00D844FD" w:rsidRPr="00B85D23">
        <w:rPr>
          <w:rFonts w:ascii="Times New Roman" w:hAnsi="Times New Roman" w:cs="Times New Roman"/>
          <w:vertAlign w:val="superscript"/>
          <w:lang w:val="it-IT"/>
        </w:rPr>
        <w:t>4</w:t>
      </w:r>
      <w:r w:rsidR="00176289" w:rsidRPr="00B85D23">
        <w:rPr>
          <w:rFonts w:ascii="Times New Roman" w:hAnsi="Times New Roman" w:cs="Times New Roman"/>
          <w:lang w:val="it-IT"/>
        </w:rPr>
        <w:t xml:space="preserve">; </w:t>
      </w:r>
      <w:ins w:id="4" w:author="Marco Adolfo Vidal Cordasco" w:date="2026-06-27T11:45:00Z" w16du:dateUtc="2026-06-27T10:45:00Z">
        <w:r w:rsidR="007C39CD" w:rsidRPr="007C39CD">
          <w:rPr>
            <w:rFonts w:ascii="Times New Roman" w:hAnsi="Times New Roman" w:cs="Times New Roman"/>
            <w:lang w:val="it-IT"/>
          </w:rPr>
          <w:t>Marín</w:t>
        </w:r>
      </w:ins>
      <w:del w:id="5" w:author="Marco Adolfo Vidal Cordasco" w:date="2026-06-27T11:45:00Z" w16du:dateUtc="2026-06-27T10:45:00Z">
        <w:r w:rsidR="00176289" w:rsidRPr="00B85D23" w:rsidDel="007C39CD">
          <w:rPr>
            <w:rFonts w:ascii="Times New Roman" w:hAnsi="Times New Roman" w:cs="Times New Roman"/>
            <w:lang w:val="it-IT"/>
          </w:rPr>
          <w:delText>Marin</w:delText>
        </w:r>
      </w:del>
      <w:r w:rsidR="00176289" w:rsidRPr="00B85D23">
        <w:rPr>
          <w:rFonts w:ascii="Times New Roman" w:hAnsi="Times New Roman" w:cs="Times New Roman"/>
          <w:lang w:val="it-IT"/>
        </w:rPr>
        <w:t>-Arroyo, A.</w:t>
      </w:r>
      <w:ins w:id="6" w:author="Marco Adolfo Vidal Cordasco" w:date="2026-06-27T11:45:00Z" w16du:dateUtc="2026-06-27T10:45:00Z">
        <w:r w:rsidR="007C39CD">
          <w:rPr>
            <w:rFonts w:ascii="Times New Roman" w:hAnsi="Times New Roman" w:cs="Times New Roman"/>
            <w:lang w:val="it-IT"/>
          </w:rPr>
          <w:t>B.</w:t>
        </w:r>
      </w:ins>
      <w:r w:rsidR="00AB7FC5" w:rsidRPr="00B85D23">
        <w:rPr>
          <w:rFonts w:ascii="Times New Roman" w:hAnsi="Times New Roman" w:cs="Times New Roman"/>
          <w:vertAlign w:val="superscript"/>
          <w:lang w:val="it-IT"/>
        </w:rPr>
        <w:t>2</w:t>
      </w:r>
      <w:r w:rsidR="00176289" w:rsidRPr="00B85D23">
        <w:rPr>
          <w:rFonts w:ascii="Times New Roman" w:hAnsi="Times New Roman" w:cs="Times New Roman"/>
          <w:lang w:val="it-IT"/>
        </w:rPr>
        <w:t>; Alsos, I.</w:t>
      </w:r>
      <w:r w:rsidR="00D844FD" w:rsidRPr="00B85D23">
        <w:rPr>
          <w:rFonts w:ascii="Times New Roman" w:hAnsi="Times New Roman" w:cs="Times New Roman"/>
          <w:vertAlign w:val="superscript"/>
          <w:lang w:val="it-IT"/>
        </w:rPr>
        <w:t>5</w:t>
      </w:r>
      <w:r w:rsidR="00176289" w:rsidRPr="00B85D23">
        <w:rPr>
          <w:rFonts w:ascii="Times New Roman" w:hAnsi="Times New Roman" w:cs="Times New Roman"/>
          <w:lang w:val="it-IT"/>
        </w:rPr>
        <w:t>; Manica, A.</w:t>
      </w:r>
      <w:r w:rsidR="00AB7FC5" w:rsidRPr="00B85D23">
        <w:rPr>
          <w:rFonts w:ascii="Times New Roman" w:hAnsi="Times New Roman" w:cs="Times New Roman"/>
          <w:vertAlign w:val="superscript"/>
          <w:lang w:val="it-IT"/>
        </w:rPr>
        <w:t>1</w:t>
      </w:r>
      <w:r w:rsidR="00176289" w:rsidRPr="00B85D23">
        <w:rPr>
          <w:rFonts w:ascii="Times New Roman" w:hAnsi="Times New Roman" w:cs="Times New Roman"/>
          <w:lang w:val="it-IT"/>
        </w:rPr>
        <w:t>; Cormier, M.</w:t>
      </w:r>
      <w:ins w:id="7" w:author="Marco Adolfo Vidal Cordasco" w:date="2026-06-26T17:14:00Z" w16du:dateUtc="2026-06-26T16:14:00Z">
        <w:r w:rsidR="0027290B">
          <w:rPr>
            <w:rFonts w:ascii="Times New Roman" w:hAnsi="Times New Roman" w:cs="Times New Roman"/>
            <w:lang w:val="it-IT"/>
          </w:rPr>
          <w:t>A.</w:t>
        </w:r>
      </w:ins>
      <w:r w:rsidR="00D844FD" w:rsidRPr="00B85D23">
        <w:rPr>
          <w:rFonts w:ascii="Times New Roman" w:hAnsi="Times New Roman" w:cs="Times New Roman"/>
          <w:vertAlign w:val="superscript"/>
          <w:lang w:val="it-IT"/>
        </w:rPr>
        <w:t>3</w:t>
      </w:r>
    </w:p>
    <w:p w14:paraId="366E82A3" w14:textId="77777777" w:rsidR="00560251" w:rsidRPr="00A13A6C" w:rsidRDefault="00560251" w:rsidP="00560251">
      <w:pPr>
        <w:spacing w:before="120" w:after="120" w:line="480" w:lineRule="auto"/>
        <w:rPr>
          <w:rFonts w:ascii="Times New Roman" w:hAnsi="Times New Roman" w:cs="Times New Roman"/>
          <w:i/>
          <w:iCs/>
        </w:rPr>
      </w:pPr>
      <w:r w:rsidRPr="00A13A6C">
        <w:rPr>
          <w:rFonts w:ascii="Times New Roman" w:hAnsi="Times New Roman" w:cs="Times New Roman"/>
          <w:i/>
          <w:iCs/>
        </w:rPr>
        <w:t>1. Department of Zoology, University of Cambridge, Cambridge, United Kingdom</w:t>
      </w:r>
    </w:p>
    <w:p w14:paraId="48968AB8" w14:textId="77777777" w:rsidR="00560251" w:rsidRPr="00A13A6C" w:rsidRDefault="00560251" w:rsidP="00560251">
      <w:pPr>
        <w:spacing w:before="120" w:after="120" w:line="480" w:lineRule="auto"/>
        <w:rPr>
          <w:rFonts w:ascii="Times New Roman" w:hAnsi="Times New Roman" w:cs="Times New Roman"/>
          <w:i/>
          <w:iCs/>
        </w:rPr>
      </w:pPr>
      <w:r w:rsidRPr="00A13A6C">
        <w:rPr>
          <w:rFonts w:ascii="Times New Roman" w:hAnsi="Times New Roman" w:cs="Times New Roman"/>
          <w:i/>
          <w:iCs/>
        </w:rPr>
        <w:t>2 EvoAdapta I+D+I Group, Doto. Ciencias Históricas, Universidad de Cantabria. Av. Los Castros 44, 39005, Santander, Spain</w:t>
      </w:r>
    </w:p>
    <w:p w14:paraId="52549713" w14:textId="42A430A0" w:rsidR="00560251" w:rsidRPr="00A13A6C" w:rsidRDefault="00560251" w:rsidP="00560251">
      <w:pPr>
        <w:spacing w:before="120" w:after="120" w:line="480" w:lineRule="auto"/>
        <w:rPr>
          <w:rFonts w:ascii="Times New Roman" w:hAnsi="Times New Roman" w:cs="Times New Roman"/>
          <w:i/>
          <w:iCs/>
        </w:rPr>
      </w:pPr>
      <w:r w:rsidRPr="00A13A6C">
        <w:rPr>
          <w:rFonts w:ascii="Times New Roman" w:hAnsi="Times New Roman" w:cs="Times New Roman"/>
          <w:i/>
          <w:iCs/>
        </w:rPr>
        <w:t>3.</w:t>
      </w:r>
      <w:ins w:id="8" w:author="Marco Adolfo Vidal Cordasco" w:date="2026-06-27T11:41:00Z" w16du:dateUtc="2026-06-27T10:41:00Z">
        <w:r w:rsidR="007C39CD" w:rsidRPr="007C39CD">
          <w:t xml:space="preserve"> </w:t>
        </w:r>
        <w:r w:rsidR="007C39CD" w:rsidRPr="007C39CD">
          <w:rPr>
            <w:rFonts w:ascii="Times New Roman" w:hAnsi="Times New Roman" w:cs="Times New Roman"/>
            <w:i/>
            <w:iCs/>
          </w:rPr>
          <w:t>School of Geographical and Earth Sciences, University of Glasgow, Lilybank Gardens, Glasgow, UK</w:t>
        </w:r>
      </w:ins>
    </w:p>
    <w:p w14:paraId="123492C4" w14:textId="0E4676B8" w:rsidR="00560251" w:rsidRPr="00A13A6C" w:rsidRDefault="00560251" w:rsidP="00560251">
      <w:pPr>
        <w:spacing w:before="120" w:after="120" w:line="480" w:lineRule="auto"/>
        <w:rPr>
          <w:rFonts w:ascii="Times New Roman" w:hAnsi="Times New Roman" w:cs="Times New Roman"/>
          <w:i/>
          <w:iCs/>
        </w:rPr>
      </w:pPr>
      <w:r w:rsidRPr="00A13A6C">
        <w:rPr>
          <w:rFonts w:ascii="Times New Roman" w:hAnsi="Times New Roman" w:cs="Times New Roman"/>
          <w:i/>
          <w:iCs/>
        </w:rPr>
        <w:t>4.</w:t>
      </w:r>
      <w:ins w:id="9" w:author="Marco Adolfo Vidal Cordasco" w:date="2026-06-27T11:42:00Z" w16du:dateUtc="2026-06-27T10:42:00Z">
        <w:r w:rsidR="007C39CD" w:rsidRPr="007C39CD">
          <w:t xml:space="preserve"> </w:t>
        </w:r>
        <w:r w:rsidR="007C39CD" w:rsidRPr="007C39CD">
          <w:rPr>
            <w:rFonts w:ascii="Times New Roman" w:hAnsi="Times New Roman" w:cs="Times New Roman"/>
            <w:i/>
            <w:iCs/>
          </w:rPr>
          <w:t>Departamento de Geografía, Urbanismo y Ordenacion del Territorio. Universidad de Cantabria, Av. de los Castros, s/n, Santander, Cantabria, 39005, Spain</w:t>
        </w:r>
      </w:ins>
    </w:p>
    <w:p w14:paraId="1ACEA7A7" w14:textId="7B5FD262" w:rsidR="00560251" w:rsidRPr="00560251" w:rsidRDefault="00560251" w:rsidP="00C2465E">
      <w:pPr>
        <w:spacing w:before="120" w:after="120" w:line="480" w:lineRule="auto"/>
        <w:rPr>
          <w:rFonts w:ascii="Times New Roman" w:hAnsi="Times New Roman" w:cs="Times New Roman"/>
          <w:i/>
          <w:iCs/>
        </w:rPr>
      </w:pPr>
      <w:r w:rsidRPr="00A13A6C">
        <w:rPr>
          <w:rFonts w:ascii="Times New Roman" w:hAnsi="Times New Roman" w:cs="Times New Roman"/>
          <w:i/>
          <w:iCs/>
        </w:rPr>
        <w:t>5.</w:t>
      </w:r>
      <w:ins w:id="10" w:author="Marco Adolfo Vidal Cordasco" w:date="2026-06-27T11:43:00Z" w16du:dateUtc="2026-06-27T10:43:00Z">
        <w:r w:rsidR="007C39CD" w:rsidRPr="007C39CD">
          <w:t xml:space="preserve"> </w:t>
        </w:r>
        <w:r w:rsidR="007C39CD" w:rsidRPr="007C39CD">
          <w:rPr>
            <w:rFonts w:ascii="Times New Roman" w:hAnsi="Times New Roman" w:cs="Times New Roman"/>
            <w:i/>
            <w:iCs/>
          </w:rPr>
          <w:t>Tromsø Museum, UiT—The Arctic University of Norway, Tromsø, Norway</w:t>
        </w:r>
      </w:ins>
    </w:p>
    <w:p w14:paraId="6716EE38" w14:textId="06FF0787" w:rsidR="000C561D" w:rsidRPr="00A13A6C" w:rsidRDefault="001E4066" w:rsidP="00C2465E">
      <w:pPr>
        <w:spacing w:before="120" w:after="120" w:line="480" w:lineRule="auto"/>
        <w:jc w:val="both"/>
        <w:rPr>
          <w:rFonts w:ascii="Times New Roman" w:hAnsi="Times New Roman" w:cs="Times New Roman"/>
        </w:rPr>
      </w:pPr>
      <w:r w:rsidRPr="00A13A6C">
        <w:rPr>
          <w:rFonts w:ascii="Times New Roman" w:hAnsi="Times New Roman" w:cs="Times New Roman"/>
        </w:rPr>
        <w:t xml:space="preserve">This study </w:t>
      </w:r>
      <w:r w:rsidR="003032D2" w:rsidRPr="00A13A6C">
        <w:rPr>
          <w:rFonts w:ascii="Times New Roman" w:hAnsi="Times New Roman" w:cs="Times New Roman"/>
        </w:rPr>
        <w:t>analyses</w:t>
      </w:r>
      <w:r w:rsidRPr="00A13A6C">
        <w:rPr>
          <w:rFonts w:ascii="Times New Roman" w:hAnsi="Times New Roman" w:cs="Times New Roman"/>
        </w:rPr>
        <w:t xml:space="preserve"> vegetation and hydrological dynamics </w:t>
      </w:r>
      <w:r w:rsidR="002D72D4" w:rsidRPr="00A13A6C">
        <w:rPr>
          <w:rFonts w:ascii="Times New Roman" w:hAnsi="Times New Roman" w:cs="Times New Roman"/>
        </w:rPr>
        <w:t>between</w:t>
      </w:r>
      <w:r w:rsidRPr="00A13A6C">
        <w:rPr>
          <w:rFonts w:ascii="Times New Roman" w:hAnsi="Times New Roman" w:cs="Times New Roman"/>
        </w:rPr>
        <w:t xml:space="preserve"> 25,000</w:t>
      </w:r>
      <w:r w:rsidR="002D72D4" w:rsidRPr="00A13A6C">
        <w:rPr>
          <w:rFonts w:ascii="Times New Roman" w:hAnsi="Times New Roman" w:cs="Times New Roman"/>
        </w:rPr>
        <w:t xml:space="preserve"> and </w:t>
      </w:r>
      <w:r w:rsidRPr="00A13A6C">
        <w:rPr>
          <w:rFonts w:ascii="Times New Roman" w:hAnsi="Times New Roman" w:cs="Times New Roman"/>
        </w:rPr>
        <w:t xml:space="preserve">10,000 cal yr BP </w:t>
      </w:r>
      <w:r w:rsidR="002A74F7" w:rsidRPr="00A13A6C">
        <w:rPr>
          <w:rFonts w:ascii="Times New Roman" w:hAnsi="Times New Roman" w:cs="Times New Roman"/>
        </w:rPr>
        <w:t>using a multi-proxy record from the Verdeospesoa peat bog</w:t>
      </w:r>
      <w:r w:rsidRPr="00A13A6C">
        <w:rPr>
          <w:rFonts w:ascii="Times New Roman" w:hAnsi="Times New Roman" w:cs="Times New Roman"/>
        </w:rPr>
        <w:t xml:space="preserve"> </w:t>
      </w:r>
      <w:r w:rsidR="00CD6C2A" w:rsidRPr="00A13A6C">
        <w:rPr>
          <w:rFonts w:ascii="Times New Roman" w:hAnsi="Times New Roman" w:cs="Times New Roman"/>
        </w:rPr>
        <w:t xml:space="preserve">in </w:t>
      </w:r>
      <w:r w:rsidRPr="00A13A6C">
        <w:rPr>
          <w:rFonts w:ascii="Times New Roman" w:hAnsi="Times New Roman" w:cs="Times New Roman"/>
        </w:rPr>
        <w:t>northern Iberia. We integrate n-alkane distributions, compound-specific δ¹³C and δD analyses, sedimentary ancient DNA, pollen-based paleoclimate reconstructions, and process-based vegetation modelling to reconstruct environmental change</w:t>
      </w:r>
      <w:r w:rsidR="000464BA" w:rsidRPr="00A13A6C">
        <w:rPr>
          <w:rFonts w:ascii="Times New Roman" w:hAnsi="Times New Roman" w:cs="Times New Roman"/>
        </w:rPr>
        <w:t>s</w:t>
      </w:r>
      <w:r w:rsidRPr="00A13A6C">
        <w:rPr>
          <w:rFonts w:ascii="Times New Roman" w:hAnsi="Times New Roman" w:cs="Times New Roman"/>
        </w:rPr>
        <w:t xml:space="preserve"> and disentangle its </w:t>
      </w:r>
      <w:r w:rsidR="00CD6C2A" w:rsidRPr="00A13A6C">
        <w:rPr>
          <w:rFonts w:ascii="Times New Roman" w:hAnsi="Times New Roman" w:cs="Times New Roman"/>
        </w:rPr>
        <w:t xml:space="preserve">main </w:t>
      </w:r>
      <w:r w:rsidRPr="00A13A6C">
        <w:rPr>
          <w:rFonts w:ascii="Times New Roman" w:hAnsi="Times New Roman" w:cs="Times New Roman"/>
        </w:rPr>
        <w:t xml:space="preserve">drivers. </w:t>
      </w:r>
      <w:r w:rsidR="00EF6397" w:rsidRPr="00A13A6C">
        <w:rPr>
          <w:rFonts w:ascii="Times New Roman" w:hAnsi="Times New Roman" w:cs="Times New Roman"/>
        </w:rPr>
        <w:t>During Marine Isotope Stage 2, cold and arid conditions supported open herbaceous landscapes, while reduced evapotranspiration enabled the persistence of local wetlands despite precipitation levels being nearly half those of today</w:t>
      </w:r>
      <w:r w:rsidRPr="00A13A6C">
        <w:rPr>
          <w:rFonts w:ascii="Times New Roman" w:hAnsi="Times New Roman" w:cs="Times New Roman"/>
        </w:rPr>
        <w:t xml:space="preserve">. The Bølling–Allerød </w:t>
      </w:r>
      <w:r w:rsidR="00CD6C2A" w:rsidRPr="00A13A6C">
        <w:rPr>
          <w:rFonts w:ascii="Times New Roman" w:hAnsi="Times New Roman" w:cs="Times New Roman"/>
        </w:rPr>
        <w:t>was characterised by</w:t>
      </w:r>
      <w:r w:rsidRPr="00A13A6C">
        <w:rPr>
          <w:rFonts w:ascii="Times New Roman" w:hAnsi="Times New Roman" w:cs="Times New Roman"/>
        </w:rPr>
        <w:t xml:space="preserve"> increas</w:t>
      </w:r>
      <w:r w:rsidR="00CD6C2A" w:rsidRPr="00A13A6C">
        <w:rPr>
          <w:rFonts w:ascii="Times New Roman" w:hAnsi="Times New Roman" w:cs="Times New Roman"/>
        </w:rPr>
        <w:t>ing</w:t>
      </w:r>
      <w:r w:rsidRPr="00A13A6C">
        <w:rPr>
          <w:rFonts w:ascii="Times New Roman" w:hAnsi="Times New Roman" w:cs="Times New Roman"/>
        </w:rPr>
        <w:t xml:space="preserve"> precipitation and forest expansion, </w:t>
      </w:r>
      <w:r w:rsidR="00CD6C2A" w:rsidRPr="00A13A6C">
        <w:rPr>
          <w:rFonts w:ascii="Times New Roman" w:hAnsi="Times New Roman" w:cs="Times New Roman"/>
        </w:rPr>
        <w:t>whereas</w:t>
      </w:r>
      <w:r w:rsidRPr="00A13A6C">
        <w:rPr>
          <w:rFonts w:ascii="Times New Roman" w:hAnsi="Times New Roman" w:cs="Times New Roman"/>
        </w:rPr>
        <w:t xml:space="preserve"> the Early Holocene exhibited a marked shift toward terrestrial vascular plant dominance and reduced soil moisture, </w:t>
      </w:r>
      <w:r w:rsidR="00CD6C2A" w:rsidRPr="00A13A6C">
        <w:rPr>
          <w:rFonts w:ascii="Times New Roman" w:hAnsi="Times New Roman" w:cs="Times New Roman"/>
        </w:rPr>
        <w:t>as indicated</w:t>
      </w:r>
      <w:r w:rsidRPr="00A13A6C">
        <w:rPr>
          <w:rFonts w:ascii="Times New Roman" w:hAnsi="Times New Roman" w:cs="Times New Roman"/>
        </w:rPr>
        <w:t xml:space="preserve"> by declining aquatic macrophyte indicators and isotopic enrichment. </w:t>
      </w:r>
      <w:r w:rsidR="00870E39" w:rsidRPr="00A13A6C">
        <w:rPr>
          <w:rFonts w:ascii="Times New Roman" w:hAnsi="Times New Roman" w:cs="Times New Roman"/>
        </w:rPr>
        <w:t xml:space="preserve">This soil moisture drying trend occurred despite increasing annual precipitation and </w:t>
      </w:r>
      <w:r w:rsidR="00CD6C2A" w:rsidRPr="00A13A6C">
        <w:rPr>
          <w:rFonts w:ascii="Times New Roman" w:hAnsi="Times New Roman" w:cs="Times New Roman"/>
        </w:rPr>
        <w:t>was</w:t>
      </w:r>
      <w:r w:rsidRPr="00A13A6C">
        <w:rPr>
          <w:rFonts w:ascii="Times New Roman" w:hAnsi="Times New Roman" w:cs="Times New Roman"/>
        </w:rPr>
        <w:t xml:space="preserve"> driven by </w:t>
      </w:r>
      <w:r w:rsidR="00D01532" w:rsidRPr="00A13A6C">
        <w:rPr>
          <w:rFonts w:ascii="Times New Roman" w:hAnsi="Times New Roman" w:cs="Times New Roman"/>
        </w:rPr>
        <w:t>higher</w:t>
      </w:r>
      <w:r w:rsidRPr="00A13A6C">
        <w:rPr>
          <w:rFonts w:ascii="Times New Roman" w:hAnsi="Times New Roman" w:cs="Times New Roman"/>
        </w:rPr>
        <w:t xml:space="preserve"> potential evapotranspiration</w:t>
      </w:r>
      <w:r w:rsidR="00BE0627" w:rsidRPr="00A13A6C">
        <w:rPr>
          <w:rFonts w:ascii="Times New Roman" w:hAnsi="Times New Roman" w:cs="Times New Roman"/>
        </w:rPr>
        <w:t xml:space="preserve"> under warmer conditions</w:t>
      </w:r>
      <w:r w:rsidRPr="00A13A6C">
        <w:rPr>
          <w:rFonts w:ascii="Times New Roman" w:hAnsi="Times New Roman" w:cs="Times New Roman"/>
        </w:rPr>
        <w:t xml:space="preserve">. </w:t>
      </w:r>
      <w:r w:rsidR="0067151B" w:rsidRPr="00A13A6C">
        <w:rPr>
          <w:rFonts w:ascii="Times New Roman" w:hAnsi="Times New Roman" w:cs="Times New Roman"/>
        </w:rPr>
        <w:t xml:space="preserve">These findings indicate that low evapotranspiration was a key control on soil moisture availability during the driest phases of the </w:t>
      </w:r>
      <w:r w:rsidR="0067151B" w:rsidRPr="00A13A6C">
        <w:rPr>
          <w:rFonts w:ascii="Times New Roman" w:hAnsi="Times New Roman" w:cs="Times New Roman"/>
        </w:rPr>
        <w:lastRenderedPageBreak/>
        <w:t>Late Glacial, while deglacial warming profoundly altered vegetation structure and local hydrological balance.</w:t>
      </w:r>
    </w:p>
    <w:p w14:paraId="2A741020" w14:textId="5C258BF4" w:rsidR="000C561D" w:rsidRPr="00A13A6C" w:rsidRDefault="000F43ED" w:rsidP="00C2465E">
      <w:pPr>
        <w:spacing w:before="120" w:after="120" w:line="480" w:lineRule="auto"/>
        <w:jc w:val="both"/>
        <w:rPr>
          <w:rFonts w:ascii="Times New Roman" w:hAnsi="Times New Roman" w:cs="Times New Roman"/>
        </w:rPr>
      </w:pPr>
      <w:r w:rsidRPr="00A13A6C">
        <w:rPr>
          <w:rFonts w:ascii="Times New Roman" w:hAnsi="Times New Roman" w:cs="Times New Roman"/>
          <w:b/>
          <w:bCs/>
        </w:rPr>
        <w:t xml:space="preserve">Key words: </w:t>
      </w:r>
      <w:r w:rsidR="00C50F28" w:rsidRPr="00A13A6C">
        <w:rPr>
          <w:rFonts w:ascii="Times New Roman" w:hAnsi="Times New Roman" w:cs="Times New Roman"/>
        </w:rPr>
        <w:t>biomarker</w:t>
      </w:r>
      <w:r w:rsidR="00A13A6C" w:rsidRPr="00A13A6C">
        <w:rPr>
          <w:rFonts w:ascii="Times New Roman" w:hAnsi="Times New Roman" w:cs="Times New Roman"/>
        </w:rPr>
        <w:t>s</w:t>
      </w:r>
      <w:r w:rsidR="00C50F28" w:rsidRPr="00A13A6C">
        <w:rPr>
          <w:rFonts w:ascii="Times New Roman" w:hAnsi="Times New Roman" w:cs="Times New Roman"/>
        </w:rPr>
        <w:t xml:space="preserve">, </w:t>
      </w:r>
      <w:r w:rsidR="004752D6" w:rsidRPr="00A13A6C">
        <w:rPr>
          <w:rFonts w:ascii="Times New Roman" w:hAnsi="Times New Roman" w:cs="Times New Roman"/>
        </w:rPr>
        <w:t xml:space="preserve">paleoclimate, </w:t>
      </w:r>
      <w:r w:rsidR="00B52B4B" w:rsidRPr="00A13A6C">
        <w:rPr>
          <w:rFonts w:ascii="Times New Roman" w:hAnsi="Times New Roman" w:cs="Times New Roman"/>
        </w:rPr>
        <w:t>evapotranspiration,</w:t>
      </w:r>
      <w:r w:rsidR="00CE7404" w:rsidRPr="00A13A6C">
        <w:t xml:space="preserve"> </w:t>
      </w:r>
      <w:r w:rsidR="00CE7404" w:rsidRPr="00A13A6C">
        <w:rPr>
          <w:rFonts w:ascii="Times New Roman" w:hAnsi="Times New Roman" w:cs="Times New Roman"/>
        </w:rPr>
        <w:t>palaeoenvironment,</w:t>
      </w:r>
      <w:r w:rsidR="00B52B4B" w:rsidRPr="00A13A6C">
        <w:rPr>
          <w:rFonts w:ascii="Times New Roman" w:hAnsi="Times New Roman" w:cs="Times New Roman"/>
        </w:rPr>
        <w:t xml:space="preserve"> </w:t>
      </w:r>
      <w:r w:rsidR="00B16003" w:rsidRPr="00A13A6C">
        <w:rPr>
          <w:rFonts w:ascii="Times New Roman" w:hAnsi="Times New Roman" w:cs="Times New Roman"/>
        </w:rPr>
        <w:t>MIS2</w:t>
      </w:r>
      <w:r w:rsidR="00CE7404" w:rsidRPr="00A13A6C">
        <w:rPr>
          <w:rFonts w:ascii="Times New Roman" w:hAnsi="Times New Roman" w:cs="Times New Roman"/>
        </w:rPr>
        <w:t>.</w:t>
      </w:r>
      <w:r w:rsidR="00B16003" w:rsidRPr="00A13A6C">
        <w:rPr>
          <w:rFonts w:ascii="Times New Roman" w:hAnsi="Times New Roman" w:cs="Times New Roman"/>
        </w:rPr>
        <w:t xml:space="preserve"> </w:t>
      </w:r>
    </w:p>
    <w:p w14:paraId="2483A9AE" w14:textId="1250216F" w:rsidR="002D7451" w:rsidRPr="00A13A6C" w:rsidRDefault="002D7451" w:rsidP="00C2465E">
      <w:pPr>
        <w:spacing w:before="120" w:after="120" w:line="480" w:lineRule="auto"/>
        <w:rPr>
          <w:rFonts w:ascii="Times New Roman" w:hAnsi="Times New Roman" w:cs="Times New Roman"/>
          <w:b/>
          <w:bCs/>
        </w:rPr>
      </w:pPr>
      <w:r w:rsidRPr="00A13A6C">
        <w:rPr>
          <w:rFonts w:ascii="Times New Roman" w:hAnsi="Times New Roman" w:cs="Times New Roman"/>
          <w:b/>
          <w:bCs/>
        </w:rPr>
        <w:t>INTRODUCTION</w:t>
      </w:r>
    </w:p>
    <w:p w14:paraId="7FF13B5A" w14:textId="2EBC892B" w:rsidR="007C6010" w:rsidRPr="00A13A6C" w:rsidRDefault="00203579" w:rsidP="00C2465E">
      <w:pPr>
        <w:spacing w:before="120" w:after="120" w:line="480" w:lineRule="auto"/>
        <w:jc w:val="both"/>
        <w:rPr>
          <w:rFonts w:ascii="Times New Roman" w:hAnsi="Times New Roman" w:cs="Times New Roman"/>
        </w:rPr>
      </w:pPr>
      <w:r w:rsidRPr="00A13A6C">
        <w:rPr>
          <w:rFonts w:ascii="Times New Roman" w:hAnsi="Times New Roman" w:cs="Times New Roman"/>
        </w:rPr>
        <w:t>The transition from the Late Pleistocene to the Early Holocene represents one of the most profound ecological transformations of the Late Quaternary, marked by the shift from glacial to interglacial conditions across the Northern Hemisphere</w:t>
      </w:r>
      <w:r w:rsidR="0094654C" w:rsidRPr="00A13A6C">
        <w:rPr>
          <w:rFonts w:ascii="Times New Roman" w:hAnsi="Times New Roman" w:cs="Times New Roman"/>
        </w:rPr>
        <w:t xml:space="preserve"> </w:t>
      </w:r>
      <w:r w:rsidR="00E92418"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{"citationID":"mj9iqdDe","properties":{"unsorted":false,"formattedCitation":"(Alley &amp; Clark 1999)","plainCitation":"(Alley &amp; Clark 1999)","noteIndex":0},"citationItems":[{"id":829,"uris":["http://zotero.org/users/local/ejn7Sn3P/items/QYUIHWNR"],"itemData":{"id":829,"type":"article-journal","abstract":"▪ Abstract Orbitally induced increase in northern summer insolation after growth of a large ice sheet triggered deglaciation and associated global warming. Ice-albedo, sea-level, and greenhouse-gas feedbacks, together with tropical warming from weakening winds in response to polar amplification of warming, caused regional-to-global (near-) synchronization of deglaciation. Effects were larger at orbital rather than millennial frequencies because ice sheets and carbon dioxide vary slowly. Ice-sheet–linked changes in freshwater delivery to the North Atlantic, and possibly free oscillations in the climate system, forced millennial climate oscillations associated with changes in North Atlantic deep water (NADW) flow. The North Atlantic typically operates in one of three modes: modern, glacial, and Heinrich. Deglaciation occurred from a glacial-mode ocean that, in comparison to modern, had shallower depth of penetration of NADW formed further south, causing strong northern cooling and the widespread cold, dry, and windy conditions associated with the glacial maximum and the cold phases of the millennial Dansgaard-Oeschger oscillations. The glacial mode was punctuated by meltwater-forced Heinrich conditions that caused only small additional cooling at high northern latitudes, but greatly reduced the formation of NADW and triggered an oceanic “seesaw” that warmed some high-latitude southern regions centered in the South Atlantic.","container-title":"Annual Review of Earth and Planetary Sciences","DOI":"10.1146/annurev.earth.27.1.149","ISSN":"0084-6597, 1545-4495","issue":"Volume 27, 1999","language":"en","page":"149-182","publisher":"Annual Reviews","source":"www.annualreviews.org","title":"THE DEGLACIATION OF THE NORTHERN HEMISPHERE: A Global Perspective","title-short":"THE DEGLACIATION OF THE NORTHERN HEMISPHERE","volume":"27","author":[{"family":"Alley","given":"Richard B."},{"family":"Clark","given":"Peter U."}],"issued":{"date-parts":[["1999",5,1]]}}}],"schema":"https://github.com/citation-style-language/schema/raw/master/csl-citation.json"} </w:instrText>
      </w:r>
      <w:r w:rsidR="00E92418" w:rsidRPr="00A13A6C">
        <w:rPr>
          <w:rFonts w:ascii="Times New Roman" w:hAnsi="Times New Roman" w:cs="Times New Roman"/>
        </w:rPr>
        <w:fldChar w:fldCharType="separate"/>
      </w:r>
      <w:r w:rsidR="00AE76CC" w:rsidRPr="00A13A6C">
        <w:rPr>
          <w:rFonts w:ascii="Times New Roman" w:hAnsi="Times New Roman" w:cs="Times New Roman"/>
        </w:rPr>
        <w:t>(Alley &amp; Clark 1999)</w:t>
      </w:r>
      <w:r w:rsidR="00E92418" w:rsidRPr="00A13A6C">
        <w:rPr>
          <w:rFonts w:ascii="Times New Roman" w:hAnsi="Times New Roman" w:cs="Times New Roman"/>
        </w:rPr>
        <w:fldChar w:fldCharType="end"/>
      </w:r>
      <w:r w:rsidRPr="00A13A6C">
        <w:rPr>
          <w:rFonts w:ascii="Times New Roman" w:hAnsi="Times New Roman" w:cs="Times New Roman"/>
        </w:rPr>
        <w:t>. This period was characterised by orbitally induced increases in summer insolation</w:t>
      </w:r>
      <w:r w:rsidR="00AC7C36" w:rsidRPr="00A13A6C">
        <w:rPr>
          <w:rFonts w:ascii="Times New Roman" w:hAnsi="Times New Roman" w:cs="Times New Roman"/>
        </w:rPr>
        <w:t xml:space="preserve"> </w:t>
      </w:r>
      <w:r w:rsidR="00527058"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{"citationID":"hKXRm9VF","properties":{"unsorted":false,"formattedCitation":"(Berger &amp; Loutre 1991)","plainCitation":"(Berger &amp; Loutre 1991)","noteIndex":0},"citationItems":[{"id":727,"uris":["http://zotero.org/users/local/ejn7Sn3P/items/M8SBLW9M"],"itemData":{"id":727,"type":"article-journal","abstract":"New values for the astronomical parameters of the Earth's orbit and rotation (eccentricity, obliquity and precession) are proposed for paleoclimatic research related to the Late Miocene, the Pliocene and the Quaternary. They have been obtained from a numerical solution of the Lagrangian system of the planetary point masses and from an analytical solution of the Poisson equations of the Earth-Moon system. The analytical expansion developed in this paper allows the direct determination of the main frequencies with their phase and amplitude. Numerical and analytical comparisons with the former astronomical solution BER78 are performed so that the accuracy and the interval of time over which the new solution is valid can be estimated. The corresponding insolation values have also been computed and compared to the former ones. This analysis leads to the conclusion that the new values are expected to be reliable over the last 5 Ma in the time domain and at least over the last 10 Ma in the frequency domain.","container-title":"Quaternary Science Reviews","DOI":"10.1016/0277-3791(91)90033-Q","ISSN":"0277-3791","issue":"4","journalAbbreviation":"Quaternary Science Reviews","page":"297-317","source":"ScienceDirect","title":"Insolation values for the climate of the last 10 million years","volume":"10","author":[{"family":"Berger","given":"A."},{"family":"Loutre","given":"M. F."}],"issued":{"date-parts":[["1991",1,1]]}}}],"schema":"https://github.com/citation-style-language/schema/raw/master/csl-citation.json"} </w:instrText>
      </w:r>
      <w:r w:rsidR="00527058" w:rsidRPr="00A13A6C">
        <w:rPr>
          <w:rFonts w:ascii="Times New Roman" w:hAnsi="Times New Roman" w:cs="Times New Roman"/>
        </w:rPr>
        <w:fldChar w:fldCharType="separate"/>
      </w:r>
      <w:r w:rsidR="00AE76CC" w:rsidRPr="00A13A6C">
        <w:rPr>
          <w:rFonts w:ascii="Times New Roman" w:hAnsi="Times New Roman" w:cs="Times New Roman"/>
        </w:rPr>
        <w:t>(Berger &amp; Loutre 1991)</w:t>
      </w:r>
      <w:r w:rsidR="00527058" w:rsidRPr="00A13A6C">
        <w:rPr>
          <w:rFonts w:ascii="Times New Roman" w:hAnsi="Times New Roman" w:cs="Times New Roman"/>
        </w:rPr>
        <w:fldChar w:fldCharType="end"/>
      </w:r>
      <w:r w:rsidRPr="00A13A6C">
        <w:rPr>
          <w:rFonts w:ascii="Times New Roman" w:hAnsi="Times New Roman" w:cs="Times New Roman"/>
        </w:rPr>
        <w:t>, rising temperatures and precipitation</w:t>
      </w:r>
      <w:r w:rsidR="00AC7C36" w:rsidRPr="00A13A6C">
        <w:rPr>
          <w:rFonts w:ascii="Times New Roman" w:hAnsi="Times New Roman" w:cs="Times New Roman"/>
        </w:rPr>
        <w:t>s</w:t>
      </w:r>
      <w:r w:rsidR="0063789F" w:rsidRPr="00A13A6C">
        <w:rPr>
          <w:rFonts w:ascii="Times New Roman" w:hAnsi="Times New Roman" w:cs="Times New Roman"/>
        </w:rPr>
        <w:t>, and</w:t>
      </w:r>
      <w:r w:rsidR="00EE5172" w:rsidRPr="00A13A6C">
        <w:rPr>
          <w:rFonts w:ascii="Times New Roman" w:hAnsi="Times New Roman" w:cs="Times New Roman"/>
        </w:rPr>
        <w:t xml:space="preserve"> </w:t>
      </w:r>
      <w:r w:rsidRPr="00A13A6C">
        <w:rPr>
          <w:rFonts w:ascii="Times New Roman" w:hAnsi="Times New Roman" w:cs="Times New Roman"/>
        </w:rPr>
        <w:t>expansion of forested environments</w:t>
      </w:r>
      <w:r w:rsidR="004123F0" w:rsidRPr="00A13A6C">
        <w:rPr>
          <w:rFonts w:ascii="Times New Roman" w:hAnsi="Times New Roman" w:cs="Times New Roman"/>
        </w:rPr>
        <w:t xml:space="preserve"> </w:t>
      </w:r>
      <w:r w:rsidR="00146C6A"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{"citationID":"DsedOw4E","properties":{"unsorted":false,"formattedCitation":"(Carri\\uc0\\u243{}n {\\i{}et al.} 2010; Camuera {\\i{}et al.} 2018; S\\uc0\\u225{}nchez-Morales {\\i{}et al.} 2022)","plainCitation":"(Carrión et al. 2010; Camuera et al. 2018; Sánchez-Morales et al. 2022)","noteIndex":0},"citationItems":[{"id":424,"uris":["http://zotero.org/users/local/ejn7Sn3P/items/8BGTAWER"],"itemData":{"id":424,"type":"article-journal","abstract":"Padul is one of the few wetland sites in southern Europe and the Mediterranean region that exhibits an unusually large temporal span (&gt;100 kyr) and continuous Quaternary sedimentary record. Previous core-based studies from Padul yielded paleoecological datasets (i.e., pollen and organic geochemistry), but with a poor age control that resulted in rather arbitrary climate inferences. Therefore, precise age control and a multidisciplinary approach is necessary to understand long-term regional environmental and climate change and the associated local response of the Padul wetland environment. Here we present a new long sediment record (Padul-15-05) from this wetland in the southern Iberian Peninsula with the aim of improving the age control of the sedimentary sequence and carrying out up-to-date high-resolution multiproxy analyses. In this study the age control is based on 61 AMS radiocarbon dates for the last ca. 50 kyr BP and on the extent of amino acid racemization (AAR) in mollusc shells extending back </w:instrText>
      </w:r>
      <w:r w:rsidR="00AE76CC" w:rsidRPr="00A13A6C">
        <w:rPr>
          <w:rFonts w:ascii="Cambria Math" w:hAnsi="Cambria Math" w:cs="Cambria Math"/>
        </w:rPr>
        <w:instrText>∼</w:instrText>
      </w:r>
      <w:r w:rsidR="00AE76CC" w:rsidRPr="00A13A6C">
        <w:rPr>
          <w:rFonts w:ascii="Times New Roman" w:hAnsi="Times New Roman" w:cs="Times New Roman"/>
        </w:rPr>
        <w:instrText xml:space="preserve">118 kyr BP. No numerical ages are available for the bottom part of the core but the sediment accumulation rates (SAR) and the cyclostratigraphic analysis of the multiproxy data suggest that the core preserves a continuous record of the last </w:instrText>
      </w:r>
      <w:r w:rsidR="00AE76CC" w:rsidRPr="00A13A6C">
        <w:rPr>
          <w:rFonts w:ascii="Cambria Math" w:hAnsi="Cambria Math" w:cs="Cambria Math"/>
        </w:rPr>
        <w:instrText>∼</w:instrText>
      </w:r>
      <w:r w:rsidR="00AE76CC" w:rsidRPr="00A13A6C">
        <w:rPr>
          <w:rFonts w:ascii="Times New Roman" w:hAnsi="Times New Roman" w:cs="Times New Roman"/>
        </w:rPr>
        <w:instrText xml:space="preserve">197 kyr (from late MIS 7 to present) with millennial-scale time resolution. Sedimentological (lithology, magnetic susceptibility, XRD, color), geochemical (XRF, TOC, C/N, % carbonate content) and paleontological (pollen, charophytes, gastropods) data show co-varying cyclical paleoenvironmental changes linked to orbital-scale climatic variability. Silicon, magnetic susceptibility (MS) and total organic carbon (TOC) data show periodicities between </w:instrText>
      </w:r>
      <w:r w:rsidR="00AE76CC" w:rsidRPr="00A13A6C">
        <w:rPr>
          <w:rFonts w:ascii="Cambria Math" w:hAnsi="Cambria Math" w:cs="Cambria Math"/>
        </w:rPr>
        <w:instrText>∼</w:instrText>
      </w:r>
      <w:r w:rsidR="00AE76CC" w:rsidRPr="00A13A6C">
        <w:rPr>
          <w:rFonts w:ascii="Times New Roman" w:hAnsi="Times New Roman" w:cs="Times New Roman"/>
        </w:rPr>
        <w:instrText xml:space="preserve">26.2–19.6 kyr linked to insolation, which is strongly dominated by precession cycles at this latitude. High values of Si and MS data have been related to high siliciclastic/detrital input from Sierra Nevada range during minima in insolation due to enhanced soil weathering/erosion during regional aridity and lower forest cover recorded by the arboreal pollen, which could also be favored by a minor biogenic productivity. In addition, warm climate conditions during maxima in insolation mostly resulted in negative precipitation/evapotranspiration balance and low lake levels, while cold glacial and stadial periods were mainly characterized by positive precipitation/evapotranspiration balance, and therefore, high lake levels. The improved chronology of the Padul sedimentary sequence along with a multiproxy study permitted us to better relate environmental and vegetation changes to climatic events and to demonstrate how both local (i.e., lake level, sedimentation) and regional (i.e., vegetation) environments responded to orbital-scale climate changes.","container-title":"Quaternary Science Reviews","DOI":"10.1016/J.QUASCIREV.2018.08.014","page":"91-114","publisher":"Pergamon","title":"Orbital-scale environmental and climatic changes recorded in a new </w:instrText>
      </w:r>
      <w:r w:rsidR="00AE76CC" w:rsidRPr="00A13A6C">
        <w:rPr>
          <w:rFonts w:ascii="Cambria Math" w:hAnsi="Cambria Math" w:cs="Cambria Math"/>
        </w:rPr>
        <w:instrText>∼</w:instrText>
      </w:r>
      <w:r w:rsidR="00AE76CC" w:rsidRPr="00A13A6C">
        <w:rPr>
          <w:rFonts w:ascii="Times New Roman" w:hAnsi="Times New Roman" w:cs="Times New Roman"/>
        </w:rPr>
        <w:instrText>200,000-year-long multiproxy sedimentary record from Padul, southern Iberian Peninsula","volume":"198","author":[{"family":"Camuera","given":"Jon"},{"family":"Jiménez-Moreno","given":"Gonzalo"},{"family":"Ramos-Román","given":"María J."},{"family":"García-Alix","given":"Antonio"},{"family":"Toney","given":"Jaime L."},{"family":"Anderson","given":"R. Scott"},{"family":"Jiménez-Espejo","given":"Francisco"},{"family":"Kaufman","given":"Darrell"},{"family":"Bright","given":"Jordon"},{"family":"Webster","given":"Cole"},{"family":"Yanes","given":"Yurena"},{"family":"Carrión","given":"José S."},{"family":"Ohkouchi","given":"Naohiko"},{"family":"Suga","given":"Hisami"},{"family":"Yamame","given":"Masako"},{"family":"Yokoyama","given":"Yusuke"},{"family":"Martínez-Ruiz","given":"Francisca"}],"issued":{"date-parts":[["2018",10]]}}},{"id":702,"uris":["http://zotero.org/users/local/ejn7Sn3P/items/4ZRDYKWP"],"itemData":{"id":702,"type":"article-journal","abstract":"Recent, high-resolution palaeoecological records are changing the traditional picture of post-glacial vegetation succession in the Iberian Peninsula. In addition to the influence of Lateglacial and Early Holocene climatic changes, other factors are critical in the course of vegetation development and we observe strong regional differences. The floristic composition, location and structure of glacial tree populations and communities may have been primary causes of vegetation development. Refugial populations in the Baetic cordilleras would have been a source, but not the only one, for the early Lateglacial oak expansions. From Mid to Late Holocene, inertial, resilient, and rapid responses of vegetation to climatic change are described, and regional differences in the response are stressed. The role of fire, pastoralism, agriculture, and other anthropogenic disturbances (such as mining), during the Copper, Bronze, Iberian, and Roman times, is analysed. The implications of ecological transitions in cultural changes, especially when they occur as societal collapses, are discussed.","collection-title":"Iberian Floras through Time: Land of Diversity and Survival","container-title":"Review of Palaeobotany and Palynology","DOI":"10.1016/j.revpalbo.2009.12.007","ISSN":"0034-6667","issue":"3","journalAbbreviation":"Review of Palaeobotany and Palynology","page":"458-475","source":"ScienceDirect","title":"Expected trends and surprises in the Lateglacial and Holocene vegetation history of the Iberian Peninsula and Balearic Islands","volume":"162","author":[{"family":"Carrión","given":"José S."},{"family":"Fernández","given":"Santiago"},{"family":"González-Sampériz","given":"Penélope"},{"family":"Gil-Romera","given":"Graciela"},{"family":"Badal","given":"Ernestina"},{"family":"Carrión-Marco","given":"Yolanda"},{"family":"López-Merino","given":"Lourdes"},{"family":"López-Sáez","given":"José A."},{"family":"Fierro","given":"Elena"},{"family":"Burjachs","given":"Francesc"}],"issued":{"date-parts":[["2010",10,1]]}}},{"id":845,"uris":["http://zotero.org/users/local/ejn7Sn3P/items/F3X8V5RD"],"itemData":{"id":845,"type":"article-journal","abstract":"Our aim with this paper is to provide insight into the landscape dynamics of the Cantabrian region (northern Iberian Peninsula) from the Last Glacial Period to the present. We present a multiproxy approach performed in a sedimentary record from La Molina peat bog, located at 484 m a. s. l. in Puente Viesgo, Cantabria (Latitude: 43.26° N; Longitude: 3.97° W), that covers the last c. 17,550 years. Analyses were performed on the organic matter, pollen and sedimentary charcoals, which have been used to characterise the fire regime at a local level. The results revealed a steppe-like formation from the basis of the sequence to the Bølling-Allerød chronozone, when the spread of wo</w:instrText>
      </w:r>
      <w:r w:rsidR="00AE76CC" w:rsidRPr="00B85D23">
        <w:rPr>
          <w:rFonts w:ascii="Times New Roman" w:hAnsi="Times New Roman" w:cs="Times New Roman"/>
          <w:lang w:val="fr-FR"/>
        </w:rPr>
        <w:instrText xml:space="preserve">ody species is detected. The dry and cold conditions of the Younger Dryas caused the decrease of mesophilous taxa until the onset of the Holocene. From that point onwards, a mixed deciduous formation composed of Betula and deciduous Quercus was established in the region. Besides, a series of biomass pulses was detected during the early Holocene, probably linked to intervals of increased rainfall. Fire episodes detected at the 9.3 and the 8.2 ka events created forest openings and probably favoured the establishment of Corylus, most likely also helped by a climate shift. There was a lack of fire activity until the Neolithic, when the fire signal increased probably linked to grazing and agricultural practices and triggered deeper changes in the Cantabrian plant landscape structure.","container-title":"Quaternary Science Reviews","DOI":"10.1016/j.quascirev.2022.107373","ISSN":"0277-3791","journalAbbreviation":"Quaternary Science Reviews","page":"107373","source":"ScienceDirect","title":"Landscape dynamics and fire regime since 17,550 cal yr BP in the Cantabrian region (La Molina peat bog, Puente Viesgo, Spain)","volume":"278","author":[{"family":"Sánchez-Morales","given":"Marc"},{"family":"Pèlachs","given":"Albert"},{"family":"García-Codron","given":"Juan Carlos"},{"family":"Carracedo","given":"Virginia"},{"family":"Pérez-Obiol","given":"Ramon"}],"issued":{"date-parts":[["2022",2,15]]}}}],"schema":"https://github.com/citation-style-language/schema/raw/master/csl-citation.json"} </w:instrText>
      </w:r>
      <w:r w:rsidR="00146C6A" w:rsidRPr="00A13A6C">
        <w:rPr>
          <w:rFonts w:ascii="Times New Roman" w:hAnsi="Times New Roman" w:cs="Times New Roman"/>
        </w:rPr>
        <w:fldChar w:fldCharType="separate"/>
      </w:r>
      <w:r w:rsidR="00AE76CC" w:rsidRPr="00B85D23">
        <w:rPr>
          <w:rFonts w:ascii="Times New Roman" w:hAnsi="Times New Roman" w:cs="Times New Roman"/>
          <w:lang w:val="fr-FR"/>
        </w:rPr>
        <w:t xml:space="preserve">(Carrión </w:t>
      </w:r>
      <w:r w:rsidR="00AE76CC" w:rsidRPr="00B85D23">
        <w:rPr>
          <w:rFonts w:ascii="Times New Roman" w:hAnsi="Times New Roman" w:cs="Times New Roman"/>
          <w:i/>
          <w:iCs/>
          <w:lang w:val="fr-FR"/>
        </w:rPr>
        <w:t>et al.</w:t>
      </w:r>
      <w:r w:rsidR="00AE76CC" w:rsidRPr="00B85D23">
        <w:rPr>
          <w:rFonts w:ascii="Times New Roman" w:hAnsi="Times New Roman" w:cs="Times New Roman"/>
          <w:lang w:val="fr-FR"/>
        </w:rPr>
        <w:t xml:space="preserve"> 2010; Camuera </w:t>
      </w:r>
      <w:r w:rsidR="00AE76CC" w:rsidRPr="00B85D23">
        <w:rPr>
          <w:rFonts w:ascii="Times New Roman" w:hAnsi="Times New Roman" w:cs="Times New Roman"/>
          <w:i/>
          <w:iCs/>
          <w:lang w:val="fr-FR"/>
        </w:rPr>
        <w:t>et al.</w:t>
      </w:r>
      <w:r w:rsidR="00AE76CC" w:rsidRPr="00B85D23">
        <w:rPr>
          <w:rFonts w:ascii="Times New Roman" w:hAnsi="Times New Roman" w:cs="Times New Roman"/>
          <w:lang w:val="fr-FR"/>
        </w:rPr>
        <w:t xml:space="preserve"> 2018; Sánchez-Morales </w:t>
      </w:r>
      <w:r w:rsidR="00AE76CC" w:rsidRPr="00B85D23">
        <w:rPr>
          <w:rFonts w:ascii="Times New Roman" w:hAnsi="Times New Roman" w:cs="Times New Roman"/>
          <w:i/>
          <w:iCs/>
          <w:lang w:val="fr-FR"/>
        </w:rPr>
        <w:t>et al.</w:t>
      </w:r>
      <w:r w:rsidR="00AE76CC" w:rsidRPr="00B85D23">
        <w:rPr>
          <w:rFonts w:ascii="Times New Roman" w:hAnsi="Times New Roman" w:cs="Times New Roman"/>
          <w:lang w:val="fr-FR"/>
        </w:rPr>
        <w:t xml:space="preserve"> 2022)</w:t>
      </w:r>
      <w:r w:rsidR="00146C6A" w:rsidRPr="00A13A6C">
        <w:rPr>
          <w:rFonts w:ascii="Times New Roman" w:hAnsi="Times New Roman" w:cs="Times New Roman"/>
        </w:rPr>
        <w:fldChar w:fldCharType="end"/>
      </w:r>
      <w:r w:rsidRPr="00B85D23">
        <w:rPr>
          <w:rFonts w:ascii="Times New Roman" w:hAnsi="Times New Roman" w:cs="Times New Roman"/>
          <w:lang w:val="fr-FR"/>
        </w:rPr>
        <w:t xml:space="preserve">. </w:t>
      </w:r>
      <w:r w:rsidR="0091532A" w:rsidRPr="00A13A6C">
        <w:rPr>
          <w:rFonts w:ascii="Times New Roman" w:hAnsi="Times New Roman" w:cs="Times New Roman"/>
        </w:rPr>
        <w:t xml:space="preserve">However, deglaciation was not a monotonic process; rather, it was punctuated by millennial-scale climatic oscillations associated with Heinrich events, during which massive iceberg discharges into the North Atlantic released large volumes of freshwater, weakened </w:t>
      </w:r>
      <w:r w:rsidR="00A87717" w:rsidRPr="00A13A6C">
        <w:rPr>
          <w:rFonts w:ascii="Times New Roman" w:hAnsi="Times New Roman" w:cs="Times New Roman"/>
        </w:rPr>
        <w:t>the Atlantic Meridional Overturning Circulation</w:t>
      </w:r>
      <w:r w:rsidR="0091532A" w:rsidRPr="00A13A6C">
        <w:rPr>
          <w:rFonts w:ascii="Times New Roman" w:hAnsi="Times New Roman" w:cs="Times New Roman"/>
        </w:rPr>
        <w:t xml:space="preserve">, and </w:t>
      </w:r>
      <w:r w:rsidR="00C7286E" w:rsidRPr="00A13A6C">
        <w:rPr>
          <w:rFonts w:ascii="Times New Roman" w:hAnsi="Times New Roman" w:cs="Times New Roman"/>
        </w:rPr>
        <w:t>affec</w:t>
      </w:r>
      <w:r w:rsidR="00F97657" w:rsidRPr="00A13A6C">
        <w:rPr>
          <w:rFonts w:ascii="Times New Roman" w:hAnsi="Times New Roman" w:cs="Times New Roman"/>
        </w:rPr>
        <w:t>ted</w:t>
      </w:r>
      <w:r w:rsidR="0091532A" w:rsidRPr="00A13A6C">
        <w:rPr>
          <w:rFonts w:ascii="Times New Roman" w:hAnsi="Times New Roman" w:cs="Times New Roman"/>
        </w:rPr>
        <w:t xml:space="preserve"> </w:t>
      </w:r>
      <w:r w:rsidR="00644102" w:rsidRPr="00A13A6C">
        <w:rPr>
          <w:rFonts w:ascii="Times New Roman" w:hAnsi="Times New Roman" w:cs="Times New Roman"/>
        </w:rPr>
        <w:t>climate conditions</w:t>
      </w:r>
      <w:r w:rsidR="006C5106" w:rsidRPr="00A13A6C">
        <w:rPr>
          <w:rFonts w:ascii="Times New Roman" w:hAnsi="Times New Roman" w:cs="Times New Roman"/>
        </w:rPr>
        <w:t xml:space="preserve"> </w:t>
      </w:r>
      <w:r w:rsidR="003D7466"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{"citationID":"rUel1bnU","properties":{"unsorted":false,"formattedCitation":"(Broecker 1994)","plainCitation":"(Broecker 1994)","noteIndex":0},"citationItems":[{"id":837,"uris":["http://zotero.org/users/local/ejn7Sn3P/items/VXBRCWMN"],"itemData":{"id":837,"type":"article-journal","abstract":"Observations of large and abrupt climate changes recorded in Greenland ice cores have spurred a search for clues to their cause. This search has revealed that at six times during the last glaciation, huge armadas of icebergs launched from Canada spread across the northern Atlantic Ocean, each triggering a climate response of global extent.","container-title":"Nature","DOI":"10.1038/372421a0","ISSN":"1476-4687","issue":"6505","language":"en","license":"1994 Springer Nature Limited","page":"421-424","publisher":"Nature Publishing Group","source":"www.nature.com","title":"Massive iceberg discharges as triggers for global climate change","volume":"372","author":[{"family":"Broecker","given":"Wallace S."}],"issued":{"date-parts":[["1994",12]]}}}],"schema":"https://github.com/citation-style-language/schema/raw/master/csl-citation.json"} </w:instrText>
      </w:r>
      <w:r w:rsidR="003D7466" w:rsidRPr="00A13A6C">
        <w:rPr>
          <w:rFonts w:ascii="Times New Roman" w:hAnsi="Times New Roman" w:cs="Times New Roman"/>
        </w:rPr>
        <w:fldChar w:fldCharType="separate"/>
      </w:r>
      <w:r w:rsidR="00AE76CC" w:rsidRPr="00A13A6C">
        <w:rPr>
          <w:rFonts w:ascii="Times New Roman" w:hAnsi="Times New Roman" w:cs="Times New Roman"/>
        </w:rPr>
        <w:t>(Broecker 1994)</w:t>
      </w:r>
      <w:r w:rsidR="003D7466" w:rsidRPr="00A13A6C">
        <w:rPr>
          <w:rFonts w:ascii="Times New Roman" w:hAnsi="Times New Roman" w:cs="Times New Roman"/>
        </w:rPr>
        <w:fldChar w:fldCharType="end"/>
      </w:r>
      <w:r w:rsidR="0091532A" w:rsidRPr="00A13A6C">
        <w:rPr>
          <w:rFonts w:ascii="Times New Roman" w:hAnsi="Times New Roman" w:cs="Times New Roman"/>
        </w:rPr>
        <w:t>. These episodes temporarily interrupted long-term warming trends</w:t>
      </w:r>
      <w:r w:rsidR="00C033C2" w:rsidRPr="00A13A6C">
        <w:rPr>
          <w:rFonts w:ascii="Times New Roman" w:hAnsi="Times New Roman" w:cs="Times New Roman"/>
        </w:rPr>
        <w:t xml:space="preserve"> </w:t>
      </w:r>
      <w:r w:rsidR="00C35C4F"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{"citationID":"koPZGYU4","properties":{"unsorted":false,"formattedCitation":"(McCabe &amp; Clark 1998)","plainCitation":"(McCabe &amp; Clark 1998)","noteIndex":0},"citationItems":[{"id":839,"uris":["http://zotero.org/users/local/ejn7Sn3P/items/MNZNQ3E2"],"itemData":{"id":839,"type":"article-journal","abstract":"Millennial-scale variability in the flux of ice-rafted detritus to North Atlantic sediments during the last glacial period has been interpreted to reflect a climate-forced increase in the discharge of icebergs from ice-sheet margins surrounding the northern North Atlantic Ocean1. But the relationship between ice-sheet variability and climate change is not clear, as both the sources of ice-rafted detritus and the ice-marginal processes are varied and complex2,3,4. Terrestrial records are helpful in unravelling this complexity because they can demonstrate the scale of ice-sheet oscillations, and whether the ice sheet (or sector) was advancing or retreating with respect to climate change. Here we constrain the age and anatomy of a prominent readvance of the British Ice Sheet in the northern Irish Sea region at </w:instrText>
      </w:r>
      <w:r w:rsidR="00AE76CC" w:rsidRPr="00A13A6C">
        <w:rPr>
          <w:rFonts w:ascii="Cambria Math" w:hAnsi="Cambria Math" w:cs="Cambria Math"/>
        </w:rPr>
        <w:instrText>∼</w:instrText>
      </w:r>
      <w:r w:rsidR="00AE76CC" w:rsidRPr="00A13A6C">
        <w:rPr>
          <w:rFonts w:ascii="Times New Roman" w:hAnsi="Times New Roman" w:cs="Times New Roman"/>
        </w:rPr>
        <w:instrText>14 14C kyr BP(</w:instrText>
      </w:r>
      <w:r w:rsidR="00AE76CC" w:rsidRPr="00A13A6C">
        <w:rPr>
          <w:rFonts w:ascii="Cambria Math" w:hAnsi="Cambria Math" w:cs="Cambria Math"/>
        </w:rPr>
        <w:instrText>∼</w:instrText>
      </w:r>
      <w:r w:rsidR="00AE76CC" w:rsidRPr="00A13A6C">
        <w:rPr>
          <w:rFonts w:ascii="Times New Roman" w:hAnsi="Times New Roman" w:cs="Times New Roman"/>
        </w:rPr>
        <w:instrText>16.4 calendar kyr BP). The analysis indicates that the British Ice Sheet participated in an iceberg discharge episode known as Heinrich event 1. Comparison with other terrestrial and marine ice-sheet records suggests that the dynamic collapse of the Laurentide Ice Sheet beginning at 14.6–15.0 14C kyr BP1,4 (</w:instrText>
      </w:r>
      <w:r w:rsidR="00AE76CC" w:rsidRPr="00A13A6C">
        <w:rPr>
          <w:rFonts w:ascii="Cambria Math" w:hAnsi="Cambria Math" w:cs="Cambria Math"/>
        </w:rPr>
        <w:instrText>∼</w:instrText>
      </w:r>
      <w:r w:rsidR="00AE76CC" w:rsidRPr="00A13A6C">
        <w:rPr>
          <w:rFonts w:ascii="Times New Roman" w:hAnsi="Times New Roman" w:cs="Times New Roman"/>
        </w:rPr>
        <w:instrText xml:space="preserve">17.2–17.6 calendar kyr BP)5 initiated varied responses from other ice-sheet margins around the northern North Atlantic region. These observations support the argument that the release of icebergs and meltwater during Heinrich event 1 disrupted the North Atlantic thermohaline circulation6,7,8, leading to a delay or reversal of deglaciation of the Northern Hemisphere and at least as far south as 40° S for two to three thousand years5,9,10, suggesting a climate forcing and response similar to that of the ensuing Younger Dryas ‘cold snap’11,12.","container-title":"Nature","DOI":"10.1038/32866","ISSN":"1476-4687","issue":"6674","language":"en","license":"1998 Macmillan Magazines Ltd.","page":"373-377","publisher":"Nature Publishing Group","source":"www.nature.com","title":"Ice-sheet variability around the North Atlantic Ocean during the last deglaciation","volume":"392","author":[{"family":"McCabe","given":"A. Marshall"},{"family":"Clark","given":"Peter U."}],"issued":{"date-parts":[["1998",3]]}}}],"schema":"https://github.com/citation-style-language/schema/raw/master/csl-citation.json"} </w:instrText>
      </w:r>
      <w:r w:rsidR="00C35C4F" w:rsidRPr="00A13A6C">
        <w:rPr>
          <w:rFonts w:ascii="Times New Roman" w:hAnsi="Times New Roman" w:cs="Times New Roman"/>
        </w:rPr>
        <w:fldChar w:fldCharType="separate"/>
      </w:r>
      <w:r w:rsidR="00AE76CC" w:rsidRPr="00A13A6C">
        <w:rPr>
          <w:rFonts w:ascii="Times New Roman" w:hAnsi="Times New Roman" w:cs="Times New Roman"/>
        </w:rPr>
        <w:t>(McCabe &amp; Clark 1998)</w:t>
      </w:r>
      <w:r w:rsidR="00C35C4F" w:rsidRPr="00A13A6C">
        <w:rPr>
          <w:rFonts w:ascii="Times New Roman" w:hAnsi="Times New Roman" w:cs="Times New Roman"/>
        </w:rPr>
        <w:fldChar w:fldCharType="end"/>
      </w:r>
      <w:r w:rsidR="0091532A" w:rsidRPr="00A13A6C">
        <w:rPr>
          <w:rFonts w:ascii="Times New Roman" w:hAnsi="Times New Roman" w:cs="Times New Roman"/>
        </w:rPr>
        <w:t xml:space="preserve">, although their timing and consequences varied considerably </w:t>
      </w:r>
      <w:r w:rsidR="005466A0" w:rsidRPr="00A13A6C">
        <w:rPr>
          <w:rFonts w:ascii="Times New Roman" w:hAnsi="Times New Roman" w:cs="Times New Roman"/>
        </w:rPr>
        <w:t>between</w:t>
      </w:r>
      <w:r w:rsidR="0091532A" w:rsidRPr="00A13A6C">
        <w:rPr>
          <w:rFonts w:ascii="Times New Roman" w:hAnsi="Times New Roman" w:cs="Times New Roman"/>
        </w:rPr>
        <w:t xml:space="preserve"> regions.</w:t>
      </w:r>
    </w:p>
    <w:p w14:paraId="745455E3" w14:textId="5BE27CB7" w:rsidR="00BA48AF" w:rsidRPr="00A13A6C" w:rsidRDefault="00883BD3" w:rsidP="00C2465E">
      <w:pPr>
        <w:spacing w:before="120" w:after="120" w:line="480" w:lineRule="auto"/>
        <w:jc w:val="both"/>
        <w:rPr>
          <w:rFonts w:ascii="Times New Roman" w:hAnsi="Times New Roman" w:cs="Times New Roman"/>
        </w:rPr>
      </w:pPr>
      <w:r w:rsidRPr="00A13A6C">
        <w:rPr>
          <w:rFonts w:ascii="Times New Roman" w:hAnsi="Times New Roman" w:cs="Times New Roman"/>
        </w:rPr>
        <w:t xml:space="preserve">In </w:t>
      </w:r>
      <w:r w:rsidR="00903F8F" w:rsidRPr="00A13A6C">
        <w:rPr>
          <w:rFonts w:ascii="Times New Roman" w:hAnsi="Times New Roman" w:cs="Times New Roman"/>
        </w:rPr>
        <w:t>southern Europe</w:t>
      </w:r>
      <w:r w:rsidRPr="00A13A6C">
        <w:rPr>
          <w:rFonts w:ascii="Times New Roman" w:hAnsi="Times New Roman" w:cs="Times New Roman"/>
        </w:rPr>
        <w:t xml:space="preserve">, the Iberian Peninsula </w:t>
      </w:r>
      <w:r w:rsidR="00C06749" w:rsidRPr="00A13A6C">
        <w:rPr>
          <w:rFonts w:ascii="Times New Roman" w:hAnsi="Times New Roman" w:cs="Times New Roman"/>
        </w:rPr>
        <w:t>occupies</w:t>
      </w:r>
      <w:r w:rsidRPr="00A13A6C">
        <w:rPr>
          <w:rFonts w:ascii="Times New Roman" w:hAnsi="Times New Roman" w:cs="Times New Roman"/>
        </w:rPr>
        <w:t xml:space="preserve"> a key </w:t>
      </w:r>
      <w:r w:rsidR="00CF548A" w:rsidRPr="00A13A6C">
        <w:rPr>
          <w:rFonts w:ascii="Times New Roman" w:hAnsi="Times New Roman" w:cs="Times New Roman"/>
        </w:rPr>
        <w:t xml:space="preserve">biogeographic </w:t>
      </w:r>
      <w:r w:rsidR="00C06749" w:rsidRPr="00A13A6C">
        <w:rPr>
          <w:rFonts w:ascii="Times New Roman" w:hAnsi="Times New Roman" w:cs="Times New Roman"/>
        </w:rPr>
        <w:t>position</w:t>
      </w:r>
      <w:r w:rsidRPr="00A13A6C">
        <w:rPr>
          <w:rFonts w:ascii="Times New Roman" w:hAnsi="Times New Roman" w:cs="Times New Roman"/>
        </w:rPr>
        <w:t xml:space="preserve"> for </w:t>
      </w:r>
      <w:r w:rsidR="00610765" w:rsidRPr="00A13A6C">
        <w:rPr>
          <w:rFonts w:ascii="Times New Roman" w:hAnsi="Times New Roman" w:cs="Times New Roman"/>
        </w:rPr>
        <w:t>investigating Late Quaternary environmental changes. Situated at</w:t>
      </w:r>
      <w:r w:rsidRPr="00A13A6C">
        <w:rPr>
          <w:rFonts w:ascii="Times New Roman" w:hAnsi="Times New Roman" w:cs="Times New Roman"/>
        </w:rPr>
        <w:t xml:space="preserve"> the intersection of Atlantic and Mediterranean</w:t>
      </w:r>
      <w:r w:rsidR="00A4760D" w:rsidRPr="00A13A6C">
        <w:rPr>
          <w:rFonts w:ascii="Times New Roman" w:hAnsi="Times New Roman" w:cs="Times New Roman"/>
        </w:rPr>
        <w:t xml:space="preserve"> influences</w:t>
      </w:r>
      <w:r w:rsidR="00795938" w:rsidRPr="00A13A6C">
        <w:rPr>
          <w:rFonts w:ascii="Times New Roman" w:hAnsi="Times New Roman" w:cs="Times New Roman"/>
        </w:rPr>
        <w:t>, it served as a major glacial refugium for temperate plant taxa during</w:t>
      </w:r>
      <w:r w:rsidRPr="00A13A6C">
        <w:rPr>
          <w:rFonts w:ascii="Times New Roman" w:hAnsi="Times New Roman" w:cs="Times New Roman"/>
        </w:rPr>
        <w:t xml:space="preserve"> </w:t>
      </w:r>
      <w:r w:rsidR="00AF48FC" w:rsidRPr="00A13A6C">
        <w:rPr>
          <w:rFonts w:ascii="Times New Roman" w:hAnsi="Times New Roman" w:cs="Times New Roman"/>
        </w:rPr>
        <w:t xml:space="preserve">the </w:t>
      </w:r>
      <w:r w:rsidR="00834730" w:rsidRPr="00A13A6C">
        <w:rPr>
          <w:rFonts w:ascii="Times New Roman" w:hAnsi="Times New Roman" w:cs="Times New Roman"/>
        </w:rPr>
        <w:t>harshest</w:t>
      </w:r>
      <w:r w:rsidR="00AF48FC" w:rsidRPr="00A13A6C">
        <w:rPr>
          <w:rFonts w:ascii="Times New Roman" w:hAnsi="Times New Roman" w:cs="Times New Roman"/>
        </w:rPr>
        <w:t xml:space="preserve"> phases of the </w:t>
      </w:r>
      <w:r w:rsidR="00267789" w:rsidRPr="00A13A6C">
        <w:rPr>
          <w:rFonts w:ascii="Times New Roman" w:hAnsi="Times New Roman" w:cs="Times New Roman"/>
        </w:rPr>
        <w:t xml:space="preserve">Late </w:t>
      </w:r>
      <w:r w:rsidR="00AF48FC" w:rsidRPr="00A13A6C">
        <w:rPr>
          <w:rFonts w:ascii="Times New Roman" w:hAnsi="Times New Roman" w:cs="Times New Roman"/>
        </w:rPr>
        <w:t>Pleistocene</w:t>
      </w:r>
      <w:r w:rsidR="00740EAA" w:rsidRPr="00A13A6C">
        <w:rPr>
          <w:rFonts w:ascii="Times New Roman" w:hAnsi="Times New Roman" w:cs="Times New Roman"/>
        </w:rPr>
        <w:t xml:space="preserve"> </w:t>
      </w:r>
      <w:r w:rsidR="00934E49"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{"citationID":"S7J5sHKA","properties":{"unsorted":false,"formattedCitation":"(Carri\\uc0\\u243{}n {\\i{}et al.} 2003; Magri {\\i{}et al.} 2006; Garz\\uc0\\u243{}n {\\i{}et al.} 2007)","plainCitation":"(Carrión et al. 2003; Magri et al. 2006; Garzón et al. 2007)","noteIndex":0},"citationItems":[{"id":848,"uris":["http://zotero.org/users/local/ejn7Sn3P/items/7JGC8YYY"],"itemData":{"id":848,"type":"article-journal","abstract":"Aim To locate glacial refugia of thermophilous plant species in Spain. Location Two south-eastern Spanish Neanderthal man sites in Murcia; namely, the inland Cueva Negra del Estrecho del Río Quípar and the coastal Sima de las Palomas del Cabezo Gordo. Methods We use pollen found in cave sediments as a source of palaeobotanical and palaeoecological information. The findings are discussed with regard both to animal remains from both sites, and also to other refugia in south-eastern Spain and elsewhere in the Iberian Peninsula. Results Both sequences show persistence of abundant mesothermophilous trees during the last glacial stage, suggesting both localities were reservoirs of phytodiversity and woodland species. At both sites, deciduous and evergreen oaks are the most abundant components, followed by a wide variety of deciduous trees and sclerophyllous shrubs, including Ibero-North African xerothermic scrub near the coast. Conclusions Incomplete information underlies a common misapprehension that Iberian glacial refugia were confined to southernmost parts of the peninsula. A rather different picture of Quaternary refugia emerges from consideration of pollen sequences from caves (and other inputs such as macroscopic charcoal, spatial genetic structure of present-day populations, faunal remains, and present-day distribution of thermophilous species). This picture offers a view of numerous viable areas for woodland species in southern Spain, in addition to others in the mountain ranges, both in continental central Spain and those of northern Spain: these stretch from the Mediterranean coast of Catalonia to the westernmost extent of the Bay of Biscay.","container-title":"Global Ecology and Biogeography","DOI":"10.1046/j.1466-822X.2003.00013.x","ISSN":"1466-8238","issue":"2","language":"en","note":"_eprint: https://onlinelibrary.wiley.com/doi/pdf/10.1046/j.1466-822X.2003.00013.x","page":"119-129","source":"Wiley Online Library","title":"Glacial refugia of temperate, Mediterranean and Ibero-North African flora in south-eastern Spain: new evidence from cave pollen at two Neanderthal man sites","title-short":"Glacial refugia of temperate, Mediterranean and Ibero-North African flora in south-eastern Spain","volume":"12","author":[{"family":"Carrión","given":"José S."},{"family":"Yll","given":"Errikarta I."},{"family":"Walker","given":"Michael J."},{"family":"Legaz","given":"Alfonso J."},{"family":"Chaín","given":"Celia"},{"family":"López","given":"Antonio"}],"issued":{"date-parts":[["2003"]]}}},{"id":841,"uris":["http://zotero.org/users/local/ejn7Sn3P/items/J7T7AGTR"],"itemData":{"id":841,"type":"article-journal","abstract":"This paper reports a bioclimatic envelope model study of the potential distribution of 19 tree species in the Iberian Peninsula during the Last Glacial Maximum (LGM; 21 000 yr BP) and the Mid-Holocen...","container-title":"Ecography","DOI":"10.1111/j.0906-7590.2007.04813.x","ISSN":"1600-0587","issue":"1","language":"en","page":"120-134","publisher":"John Wiley &amp; Sons, Ltd","source":"nsojournals.onlinelibrary.wiley.com","title":"Predictive modelling of tree species distributions on the Iberian Peninsula during the Last Glacial Maximum and Mid-Holocene","volume":"30","author":[{"family":"Garzón","given":"Marta Benito"},{"family":"Dios","given":"Rut Sánchez","dropping-particle":"de"},{"family":"Ollero","given":"Helios Sáinz"}],"issued":{"date-parts":[["2007",2,1]]}}},{"id":842,"uris":["http://zotero.org/users/local/ejn7Sn3P/items/8P6YAK8B"],"itemData":{"id":842,"type":"article-journal","abstract":"• Here, palaeobotanical and genetic data for common beech (Fagus sylvatica) in Europe are used to evaluate the genetic consequences of long-term survival in refuge areas and postglacial spread. • Four large datasets are presented, including over 400 fossil-pollen sites, 80 plant-macrofossil sites, and 450 and 600 modern beech populations for chloroplast and nuclear markers, respectively. • The largely complementary palaeobotanical and genetic data indicate that: (i) beech survived the last glacial period in multiple refuge areas; (ii) the central European refugia were separated from the Mediterranean refugia; (iii) the Mediterranean refuges did not contribute to the colonization of central and northern Europe; (iv) some populations expanded considerably during the postglacial period, while others experienced only a limited expansion; (v) the mountain chains were not geographical barriers for beech but rather facilitated its diffusion; and (vi) the modern genetic diversity was shaped over multiple glacial–interglacial cycles. • This scenario differs from many recent treatments of tree phylogeography in Europe that largely focus on the last ice age and the postglacial period to interpret genetic structure and argue that the southern peninsulas (Iberian, Italian and Balkan) were the main source areas for trees in central and northern Europe.","container-title":"New Phytologist","DOI":"10.1111/j.1469-8137.2006.01740.x","ISSN":"1469-8137","issue":"1","language":"en","note":"_eprint: https://nph.onlinelibrary.wiley.com/doi/pdf/10.1111/j.1469-8137.2006.01740.x","page":"199-221","source":"Wiley Online Library","title":"A new scenario for the Quaternary history of European beech populations: palaeobotanical evidence and genetic consequences","title-short":"A new scenario for the Quaternary history of European beech populations","volume":"171","author":[{"family":"Magri","given":"Donatella"},{"family":"Vendramin","given":"Giovanni G."},{"family":"Comps","given":"Bernard"},{"family":"Dupanloup","given":"Isabelle"},{"family":"Geburek","given":"Thomas"},{"family":"Gömöry","given":"Dušan"},{"family":"Latałowa","given":"Małgorzata"},{"family":"Litt","given":"Thomas"},{"family":"Paule","given":"Ladislav"},{"family":"Roure","given":"Joan Maria"},{"family":"Tantau","given":"Ioan"},{"family":"Van Der Knaap","given":"W. O."},{"family":"Petit","given":"Rémy J."},{"family":"De Beaulieu","given":"Jacques-Louis"}],"issued":{"date-parts":[["2006"]]}}}],"schema":"https://github.com/citation-style-language/schema/raw/master/csl-citation.json"} </w:instrText>
      </w:r>
      <w:r w:rsidR="00934E49" w:rsidRPr="00A13A6C">
        <w:rPr>
          <w:rFonts w:ascii="Times New Roman" w:hAnsi="Times New Roman" w:cs="Times New Roman"/>
        </w:rPr>
        <w:fldChar w:fldCharType="separate"/>
      </w:r>
      <w:r w:rsidR="00AE76CC" w:rsidRPr="00A13A6C">
        <w:rPr>
          <w:rFonts w:ascii="Times New Roman" w:hAnsi="Times New Roman" w:cs="Times New Roman"/>
        </w:rPr>
        <w:t xml:space="preserve">(Carrión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2003; Magri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2006; Garzón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2007)</w:t>
      </w:r>
      <w:r w:rsidR="00934E49" w:rsidRPr="00A13A6C">
        <w:rPr>
          <w:rFonts w:ascii="Times New Roman" w:hAnsi="Times New Roman" w:cs="Times New Roman"/>
        </w:rPr>
        <w:fldChar w:fldCharType="end"/>
      </w:r>
      <w:r w:rsidR="00AF48FC" w:rsidRPr="00A13A6C">
        <w:rPr>
          <w:rFonts w:ascii="Times New Roman" w:hAnsi="Times New Roman" w:cs="Times New Roman"/>
        </w:rPr>
        <w:t>.</w:t>
      </w:r>
      <w:r w:rsidR="008E5468" w:rsidRPr="00A13A6C">
        <w:rPr>
          <w:rFonts w:ascii="Times New Roman" w:hAnsi="Times New Roman" w:cs="Times New Roman"/>
        </w:rPr>
        <w:t xml:space="preserve"> In this context, the Cantabrian Region in northern Iberia</w:t>
      </w:r>
      <w:r w:rsidR="005A5749" w:rsidRPr="00A13A6C">
        <w:rPr>
          <w:rFonts w:ascii="Times New Roman" w:hAnsi="Times New Roman" w:cs="Times New Roman"/>
        </w:rPr>
        <w:t xml:space="preserve"> </w:t>
      </w:r>
      <w:r w:rsidR="00ED683D" w:rsidRPr="00A13A6C">
        <w:rPr>
          <w:rFonts w:ascii="Times New Roman" w:hAnsi="Times New Roman" w:cs="Times New Roman"/>
        </w:rPr>
        <w:t xml:space="preserve">is of particular interest, as its </w:t>
      </w:r>
      <w:r w:rsidR="000E0F62" w:rsidRPr="00A13A6C">
        <w:rPr>
          <w:rFonts w:ascii="Times New Roman" w:hAnsi="Times New Roman" w:cs="Times New Roman"/>
        </w:rPr>
        <w:t>oceanic</w:t>
      </w:r>
      <w:r w:rsidR="005A5749" w:rsidRPr="00A13A6C">
        <w:rPr>
          <w:rFonts w:ascii="Times New Roman" w:hAnsi="Times New Roman" w:cs="Times New Roman"/>
        </w:rPr>
        <w:t xml:space="preserve"> climate and </w:t>
      </w:r>
      <w:r w:rsidR="00ED683D" w:rsidRPr="00A13A6C">
        <w:rPr>
          <w:rFonts w:ascii="Times New Roman" w:hAnsi="Times New Roman" w:cs="Times New Roman"/>
        </w:rPr>
        <w:t>heterogeneous</w:t>
      </w:r>
      <w:r w:rsidR="005A5749" w:rsidRPr="00A13A6C">
        <w:rPr>
          <w:rFonts w:ascii="Times New Roman" w:hAnsi="Times New Roman" w:cs="Times New Roman"/>
        </w:rPr>
        <w:t xml:space="preserve"> topography buffered it from the most extreme glacial aridity experienced elsewhere in Iberia</w:t>
      </w:r>
      <w:r w:rsidR="0038122D" w:rsidRPr="00A13A6C">
        <w:rPr>
          <w:rFonts w:ascii="Times New Roman" w:hAnsi="Times New Roman" w:cs="Times New Roman"/>
        </w:rPr>
        <w:t xml:space="preserve"> </w:t>
      </w:r>
      <w:r w:rsidR="0038122D"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{"citationID":"hOEDwbZe","properties":{"unsorted":false,"formattedCitation":"(Ludwig {\\i{}et al.} 2018; Jones {\\i{}et al.} 2021)","plainCitation":"(Ludwig et al. 2018; Jones et al. 2021)","noteIndex":0},"citationItems":[{"id":851,"uris":["http://zotero.org/users/local/ejn7Sn3P/items/QRMT9ZNX"],"itemData":{"id":851,"type":"article-journal","abstract":"The Late Upper Palaeolithic of Europe, particularly the Last Glacial Maximum (LGM: 26-19 kyr cal BP), was a time of dramatic climatic changes. Fauna, and the humans that preyed on them, were forced to adapt their behaviours in response to climate changes to survive. The Cantabrian Region of northern Spain was continuously inhabited during this period when many other areas of Europe were inhospitable. The site of Las Caldas (Asturias) was repeatedly occupied by hunter-gatherers during the Solutrean (26.1–20.3 kyr cal BP) and Magdalenian (18.5–14.3 kyr cal BP). This paper uses δ13C and δ15N stable isotope analysis of red deer (Cervus elaphus) and Spanish ibex (Capra pyrenaica) remains to reconstruct past environments, ungulate niches and habitats, and to understand how this impacted on their availability as a prey source. Results show that during the Solutrean, cold and potentially wet LGM conditions were experienced and ibex lived in lower altitudes, likely due to reduced vegetation, and even small glaciers on the higher mountain slopes. Improved environmental conditions in the Magdalenian allowed ibex to live in their preferred habitat of higher altitudes. Ameliorated Late Glacial conditions correspond with changing economic hunting strategies at the site. Humans exploited wider ecological zones, over larger distances, which coincides with population growth, and greater connectivity across the Cantabrian region. This research highlights the importance of characterising the complex interactions between humans, animals and environments during the Late Pleistocene and how they responded to rapidly changing environmental conditions.","container-title":"Quaternary Science Reviews","DOI":"10.1016/j.quascirev.2021.106931","ISSN":"0277-3791","journalAbbreviation":"Quaternary Science Reviews","page":"106931","source":"ScienceDirect","title":"After the Last Glacial Maximum in the refugium of northern Iberia: Environmental shifts, demographic pressure and changing economic strategies at Las Caldas Cave (Asturias, Spain)","title-short":"After the Last Glacial Maximum in the refugium of northern Iberia","volume":"262","author":[{"family":"Jones","given":"J. R."},{"family":"Marín-Arroyo","given":"A. B."},{"family":"Corchón Rodríguez","given":"M. S."},{"family":"Richards","given":"M. P."}],"issued":{"date-parts":[["2021",6,15]]}}},{"id":812,"uris":["http://zotero.org/users/local/ejn7Sn3P/items/ZEJIENUP"],"itemData":{"id":812,"type":"article-journal","abstract":"The spatial distribution and dating of archaeological sites suggest a poor occupation of southern Iberia by hunter-gatherers after the Last Glacial Maximum (LGM) and during Heinrich event 1 (H1) compared to Northern Iberia. The H1 was a period of cold and arid climate conditions and is suspected to have played an important role in the population dynamics in Europe at the end of the Pleistocene. In this study, the potential influence of climate change on the human settlement patterns in Iberia is analysed based on regional palaeoclimate modelling. Here, the WRF model is used to simulate continuous time slices of 30 years of climate conditions representative for both the LGM and H1 at high spatial resolution. The model results indicate that, apart from a general decrease in temperature, a considerable decrease in precipitation over southern Iberia occurred during the H1, that agrees with the available climate proxy data. The analysis of ombrotypes unveils extremely arid conditions, particularly over southern Iberia and during the growing season (summer), which could have constrained the availability of food and water to the inhabitants. The total area in Iberia that can be characterized as ultrahyperarid in summer enlarged from 2% (13 K km2) during the LGM to 22% (148 K km2) during the H1. Likewise, the reconstruction of vegetation types shows an increase of non-arboreal (open shrubland, grassland) types at the expense of arboreal types in southern Iberia for H1. Thus, the different climate conditions and changes in palaeovegetation between the LGM and H1 probably played a major role in the decrease of the hunter-gatherer populations in southern Iberia.","container-title":"Global and Planetary Change","DOI":"10.1016/j.gloplacha.2018.08.006","ISSN":"0921-8181","journalAbbreviation":"Global and Planetary Change","page":"34-47","source":"ScienceDirect","title":"The Last Glacial Maximum and Heinrich event I on the Iberian Peninsula: A regional climate modelling study for understanding human settlement patterns","title-short":"The Last Glacial Maximum and Heinrich event I on the Iberian Peninsula","volume":"170","author":[{"family":"Ludwig","given":"Patrick"},{"family":"Shao","given":"Yaping"},{"family":"Kehl","given":"Martin"},{"family":"Weniger","given":"Gerd-Christian"}],"issued":{"date-parts":[["2018",11,1]]}}}],"schema":"https://github.com/citation-style-language/schema/raw/master/csl-citation.json"} </w:instrText>
      </w:r>
      <w:r w:rsidR="0038122D" w:rsidRPr="00A13A6C">
        <w:rPr>
          <w:rFonts w:ascii="Times New Roman" w:hAnsi="Times New Roman" w:cs="Times New Roman"/>
        </w:rPr>
        <w:fldChar w:fldCharType="separate"/>
      </w:r>
      <w:r w:rsidR="00AE76CC" w:rsidRPr="00A13A6C">
        <w:rPr>
          <w:rFonts w:ascii="Times New Roman" w:hAnsi="Times New Roman" w:cs="Times New Roman"/>
        </w:rPr>
        <w:t xml:space="preserve">(Ludwig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2018; Jones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2021)</w:t>
      </w:r>
      <w:r w:rsidR="0038122D" w:rsidRPr="00A13A6C">
        <w:rPr>
          <w:rFonts w:ascii="Times New Roman" w:hAnsi="Times New Roman" w:cs="Times New Roman"/>
        </w:rPr>
        <w:fldChar w:fldCharType="end"/>
      </w:r>
      <w:r w:rsidR="005A5749" w:rsidRPr="00A13A6C">
        <w:rPr>
          <w:rFonts w:ascii="Times New Roman" w:hAnsi="Times New Roman" w:cs="Times New Roman"/>
        </w:rPr>
        <w:t>.</w:t>
      </w:r>
      <w:r w:rsidR="00F634B7" w:rsidRPr="00A13A6C">
        <w:rPr>
          <w:rFonts w:ascii="Times New Roman" w:hAnsi="Times New Roman" w:cs="Times New Roman"/>
        </w:rPr>
        <w:t xml:space="preserve"> </w:t>
      </w:r>
      <w:r w:rsidR="002F07A2" w:rsidRPr="00A13A6C">
        <w:rPr>
          <w:rFonts w:ascii="Times New Roman" w:hAnsi="Times New Roman" w:cs="Times New Roman"/>
        </w:rPr>
        <w:t>Paleoecological records from this region document a transition from predominantly open, herbaceous landscapes during the Marine Isotope Stage (MIS) 2 toward expanding temperate forests during the Early Holocene</w:t>
      </w:r>
      <w:r w:rsidR="0038122D" w:rsidRPr="00A13A6C">
        <w:rPr>
          <w:rFonts w:ascii="Times New Roman" w:hAnsi="Times New Roman" w:cs="Times New Roman"/>
        </w:rPr>
        <w:t xml:space="preserve"> </w:t>
      </w:r>
      <w:r w:rsidR="00A4016E" w:rsidRPr="00A13A6C">
        <w:rPr>
          <w:rFonts w:ascii="Times New Roman" w:hAnsi="Times New Roman" w:cs="Times New Roman"/>
        </w:rPr>
        <w:fldChar w:fldCharType="begin"/>
      </w:r>
      <w:r w:rsidR="00EE7028" w:rsidRPr="00A13A6C">
        <w:rPr>
          <w:rFonts w:ascii="Times New Roman" w:hAnsi="Times New Roman" w:cs="Times New Roman"/>
        </w:rPr>
        <w:instrText xml:space="preserve"> ADDIN ZOTERO_ITEM CSL_CITATION {"citationID":"4847r2Ox","properties":{"unsorted":false,"formattedCitation":"(P\\uc0\\u233{}rez-D\\uc0\\u237{}az &amp; L\\uc0\\u243{}pez-S\\uc0\\u225{}ez 2021a; S\\uc0\\u225{}nchez-Morales {\\i{}et al.} 2022)","plainCitation":"(Pérez-Díaz &amp; López-Sáez 2021a; Sánchez-Morales et al. 2022)","dontUpdate":true,"noteIndex":0},"citationItems":[{"id":271,"uris":["http://zotero.org/users/local/ejn7Sn3P/items/CCMKAQHK"],"itemData":{"id":271,"type":"article-journal","abstract":"This paper focuses on palaeoenvironmental conditions and climate variability during the Upper Late Pleistocene (c. 28,000–11,700 cal BP) in SW Europe (Iberian Peninsula) and their influence on human settlement patterns. All the palaeoenvironmental and archaeological sequences available for this period are analysed, together with a new palaeoenvironmental study related to a key deposit: Verdeospesoa mire (northern Iberian Peninsula). The multiproxy analysis (pollen, spores, non-pollen palynomorphs, magnetic susceptibility, organic content and macrocharcoal) of this sequence, with the support of six Accelerator Mass Spectrometry (AMS) radiocarbon dates, shows the climatic variability of that period, with some dry/cold and humid/temperate episodes. While in vast regions of central and northern Europe very few archaeological sites of this age are known, in the Iberian Peninsula no occupation gaps have been detected in all this period, supporting the idea of SW Europe as a glacial refugium for human groups during the worst periods of the Upper Late Pleistocene.","container-title":"Quaternary International","DOI":"10.1016/J.QUAINT.2021.05.001","page":"39-53","publisher":"Pergamon","title":"Late Pleistocene environmental dynamics and human occupation in Southwestern Europe","volume":"595","author":[{"family":"Pérez-Díaz","given":"Sebastián"},{"family":"López-Sáez","given":"José Antonio"}],"issued":{"date-parts":[["2021",9]]}}},{"id":845,"uris":["http://zotero.org/users/local/ejn7Sn3P/items/F3X8V5RD"],"itemData":{"id":845,"type":"article-journal","abstract":"Our aim with this paper is to provide insight into the landscape dynamics of the Cantabrian region (northern Iberian Peninsula) from the Last Glacial Period to the present. We present a multiproxy approach performed in a sedimentary record from La Molina peat bog, located at 484 m a. s. l. in Puente Viesgo, Cantabria (Latitude: 43.26° N; Longitude: 3.97° W), that covers the last c. 17,550 years. Analyses were performed on the organic matter, pollen and sedimentary charcoals, which have been used to characterise the fire regime at a local level. The results revealed a steppe-like formation from the basis of the sequence to the Bølling-Allerød chronozone, when the spread of woody species is detected. The dry and cold conditions of the Younger Dryas caused the decrease of mesophilous taxa until the onset of the Holocene. From that point onwards, a mixed deciduous formation composed of Betula and deciduous Quercus was established in the region. Besides, a series of biomass pulses was detected during the early Holocene, probably linked to intervals of increased rainfall. Fire episodes detected at the 9.3 and the 8.2 ka events created forest openings and probably favoured the establishment of Corylus, most likely also helped by a climate shift. There was a lack of fire activity until the Neolithic, when the fire signal increased probably linked to grazing and agricultural practices and triggered deeper changes in the Cantabrian plant landscape structure.","container-title":"Quaternary Science Reviews","DOI":"10.1016/j.quascirev.2022.107373","ISSN":"0277-3791","journalAbbreviation":"Quaternary Science Reviews","page":"107373","source":"ScienceDirect","title":"Landscape dynamics and fire regime since 17,550 cal yr BP in the Cantabrian region (La Molina peat bog, Puente Viesgo, Spain)","volume":"278","author":[{"family":"Sánchez-Morales","given":"Marc"},{"family":"Pèlachs","given":"Albert"},{"family":"García-Codron","given":"Juan Carlos"},{"family":"Carracedo","given":"Virginia"},{"family":"Pérez-Obiol","given":"Ramon"}],"issued":{"date-parts":[["2022",2,15]]}}}],"schema":"https://github.com/citation-style-language/schema/raw/master/csl-citation.json"} </w:instrText>
      </w:r>
      <w:r w:rsidR="00A4016E" w:rsidRPr="00A13A6C">
        <w:rPr>
          <w:rFonts w:ascii="Times New Roman" w:hAnsi="Times New Roman" w:cs="Times New Roman"/>
        </w:rPr>
        <w:fldChar w:fldCharType="separate"/>
      </w:r>
      <w:r w:rsidR="00AE76CC" w:rsidRPr="00A13A6C">
        <w:rPr>
          <w:rFonts w:ascii="Times New Roman" w:hAnsi="Times New Roman" w:cs="Times New Roman"/>
        </w:rPr>
        <w:t xml:space="preserve">(Pérez-Díaz &amp; López-Sáez 2021; Sánchez-Morales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2022)</w:t>
      </w:r>
      <w:r w:rsidR="00A4016E" w:rsidRPr="00A13A6C">
        <w:rPr>
          <w:rFonts w:ascii="Times New Roman" w:hAnsi="Times New Roman" w:cs="Times New Roman"/>
        </w:rPr>
        <w:fldChar w:fldCharType="end"/>
      </w:r>
      <w:r w:rsidR="00A4016E" w:rsidRPr="00A13A6C">
        <w:rPr>
          <w:rFonts w:ascii="Times New Roman" w:hAnsi="Times New Roman" w:cs="Times New Roman"/>
        </w:rPr>
        <w:t>.</w:t>
      </w:r>
      <w:r w:rsidR="002F07A2" w:rsidRPr="00A13A6C">
        <w:rPr>
          <w:rFonts w:ascii="Times New Roman" w:hAnsi="Times New Roman" w:cs="Times New Roman"/>
        </w:rPr>
        <w:t xml:space="preserve"> </w:t>
      </w:r>
      <w:r w:rsidR="006F587A" w:rsidRPr="00A13A6C">
        <w:rPr>
          <w:rFonts w:ascii="Times New Roman" w:hAnsi="Times New Roman" w:cs="Times New Roman"/>
        </w:rPr>
        <w:t xml:space="preserve">However, considerable uncertainty remains regarding the </w:t>
      </w:r>
      <w:del w:id="11" w:author="Marco Adolfo Vidal Cordasco" w:date="2026-06-27T11:49:00Z" w16du:dateUtc="2026-06-27T10:49:00Z">
        <w:r w:rsidR="006F587A" w:rsidRPr="00A13A6C" w:rsidDel="007C39CD">
          <w:rPr>
            <w:rFonts w:ascii="Times New Roman" w:hAnsi="Times New Roman" w:cs="Times New Roman"/>
          </w:rPr>
          <w:delText xml:space="preserve">timing, </w:delText>
        </w:r>
      </w:del>
      <w:r w:rsidR="006F587A" w:rsidRPr="00A13A6C">
        <w:rPr>
          <w:rFonts w:ascii="Times New Roman" w:hAnsi="Times New Roman" w:cs="Times New Roman"/>
        </w:rPr>
        <w:t>magnitude</w:t>
      </w:r>
      <w:del w:id="12" w:author="Marco Adolfo Vidal Cordasco" w:date="2026-06-27T11:49:00Z" w16du:dateUtc="2026-06-27T10:49:00Z">
        <w:r w:rsidR="006F587A" w:rsidRPr="00A13A6C" w:rsidDel="007C39CD">
          <w:rPr>
            <w:rFonts w:ascii="Times New Roman" w:hAnsi="Times New Roman" w:cs="Times New Roman"/>
          </w:rPr>
          <w:delText>,</w:delText>
        </w:r>
      </w:del>
      <w:r w:rsidR="006F587A" w:rsidRPr="00A13A6C">
        <w:rPr>
          <w:rFonts w:ascii="Times New Roman" w:hAnsi="Times New Roman" w:cs="Times New Roman"/>
        </w:rPr>
        <w:t xml:space="preserve"> </w:t>
      </w:r>
      <w:del w:id="13" w:author="Marco Adolfo Vidal Cordasco" w:date="2026-06-27T11:49:00Z" w16du:dateUtc="2026-06-27T10:49:00Z">
        <w:r w:rsidR="006F587A" w:rsidRPr="00A13A6C" w:rsidDel="007C39CD">
          <w:rPr>
            <w:rFonts w:ascii="Times New Roman" w:hAnsi="Times New Roman" w:cs="Times New Roman"/>
          </w:rPr>
          <w:delText>and drivers</w:delText>
        </w:r>
      </w:del>
      <w:ins w:id="14" w:author="Marco Adolfo Vidal Cordasco" w:date="2026-06-27T11:49:00Z" w16du:dateUtc="2026-06-27T10:49:00Z">
        <w:r w:rsidR="007C39CD">
          <w:rPr>
            <w:rFonts w:ascii="Times New Roman" w:hAnsi="Times New Roman" w:cs="Times New Roman"/>
          </w:rPr>
          <w:t>and consequences</w:t>
        </w:r>
      </w:ins>
      <w:r w:rsidR="006F587A" w:rsidRPr="00A13A6C">
        <w:rPr>
          <w:rFonts w:ascii="Times New Roman" w:hAnsi="Times New Roman" w:cs="Times New Roman"/>
        </w:rPr>
        <w:t xml:space="preserve"> of these transformations.</w:t>
      </w:r>
    </w:p>
    <w:p w14:paraId="78E58F08" w14:textId="237239F0" w:rsidR="00362F8F" w:rsidRPr="00A13A6C" w:rsidRDefault="00B24D55" w:rsidP="00C2465E">
      <w:pPr>
        <w:spacing w:before="120" w:after="120" w:line="480" w:lineRule="auto"/>
        <w:jc w:val="both"/>
        <w:rPr>
          <w:rFonts w:ascii="Times New Roman" w:hAnsi="Times New Roman" w:cs="Times New Roman"/>
        </w:rPr>
      </w:pPr>
      <w:r w:rsidRPr="00A13A6C">
        <w:rPr>
          <w:rFonts w:ascii="Times New Roman" w:hAnsi="Times New Roman" w:cs="Times New Roman"/>
        </w:rPr>
        <w:lastRenderedPageBreak/>
        <w:t>P</w:t>
      </w:r>
      <w:r w:rsidR="00362F8F" w:rsidRPr="00A13A6C">
        <w:rPr>
          <w:rFonts w:ascii="Times New Roman" w:hAnsi="Times New Roman" w:cs="Times New Roman"/>
        </w:rPr>
        <w:t xml:space="preserve">eat bogs </w:t>
      </w:r>
      <w:r w:rsidR="00FB4B97" w:rsidRPr="00A13A6C">
        <w:rPr>
          <w:rFonts w:ascii="Times New Roman" w:hAnsi="Times New Roman" w:cs="Times New Roman"/>
        </w:rPr>
        <w:t>represent</w:t>
      </w:r>
      <w:r w:rsidR="00362F8F" w:rsidRPr="00A13A6C">
        <w:rPr>
          <w:rFonts w:ascii="Times New Roman" w:hAnsi="Times New Roman" w:cs="Times New Roman"/>
        </w:rPr>
        <w:t xml:space="preserve"> valuable environmental natural archive</w:t>
      </w:r>
      <w:r w:rsidR="00FB4B97" w:rsidRPr="00A13A6C">
        <w:rPr>
          <w:rFonts w:ascii="Times New Roman" w:hAnsi="Times New Roman" w:cs="Times New Roman"/>
        </w:rPr>
        <w:t xml:space="preserve">s </w:t>
      </w:r>
      <w:r w:rsidR="008D67E2" w:rsidRPr="00A13A6C">
        <w:rPr>
          <w:rFonts w:ascii="Times New Roman" w:hAnsi="Times New Roman" w:cs="Times New Roman"/>
        </w:rPr>
        <w:t>that</w:t>
      </w:r>
      <w:r w:rsidR="00362F8F" w:rsidRPr="00A13A6C">
        <w:rPr>
          <w:rFonts w:ascii="Times New Roman" w:hAnsi="Times New Roman" w:cs="Times New Roman"/>
        </w:rPr>
        <w:t xml:space="preserve"> develop under waterlogged conditions, which favour the growth of plants while slowing microbial decomposition of its tissues. This imbalance leads to the progressive accumulation of organic-rich peat composed of a complex mixture of biomolecules derived from plant tissues, microbial biomass, and detritus, reflecting a combination of autochthonous sources (e.g. mosses, sedges) and allochthonous inputs from the surrounding vegetation</w:t>
      </w:r>
      <w:r w:rsidR="00A80480" w:rsidRPr="00A13A6C">
        <w:rPr>
          <w:rFonts w:ascii="Times New Roman" w:hAnsi="Times New Roman" w:cs="Times New Roman"/>
        </w:rPr>
        <w:t xml:space="preserve">  </w:t>
      </w:r>
      <w:r w:rsidR="00A80480"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{"citationID":"eV2uEMjF","properties":{"unsorted":false,"formattedCitation":"(Chambers {\\i{}et al.} 2012; Regnery {\\i{}et al.} 2013)","plainCitation":"(Chambers et al. 2012; Regnery et al. 2013)","noteIndex":0},"citationItems":[{"id":857,"uris":["http://zotero.org/users/local/ejn7Sn3P/items/JJZDF8Z7"],"itemData":{"id":857,"type":"article-journal","abstract":"Peat, especially from acidic mires (bogs), is a natural archive of past environmental change. Reconstructions of past climate from bogs commenced in the 19th Century through examination of visible peat stratigraphy, and later formed the basis for a postglacial climatic scheme widely used in Northwest Europe. Nevertheless, misconceptions as to how bogs grow led to a 50-year lacuna in peat-climate study, before the concept of ‘cyclic regeneration’ in bogs was refuted. In recent decades, research using proxy-climate indicators from bogs has burgeoned. A range of proxies for past hydrological change has been developed, as well as use of pollen, bog oaks and pines and other data to reconstruct past temperatures. Most of this proxy-climate research has been carried out in Northern Europe, but peat-based research in parts of Asia and North America has increased, particularly during the last decade, while research has also been conducted in Australia, New Zealand and South America. This paper reviews developments in proxy-climate reconstructions from peatlands; chronicles use of a range of palaeo-proxies such as visible peat stratigraphy, plant macrofossils, peat humification, testate amoebae and non-pollen palynomorphs; and explains the use of wiggle-match radiocarbon dating and relationship to climate shifts. It details other techniques being used increasingly, such as biomarkers, stable-isotopes, inorganic geochemistry and estimation of dust flux; and points to new proxies under development. Although explicit protocols have been developed recently for research on ombrotrophic mires, it must be recognised that not all proxies and techniques have universal applicability, owing to differences in species assemblages, mire formation, topographic controls, and geochemical characteristics.","collection-title":"Peat Stratigraphy and Climate Change","container-title":"Quaternary International","DOI":"10.1016/j.quaint.2011.04.039","ISSN":"1040-6182","journalAbbreviation":"Quaternary International","page":"21-33","source":"ScienceDirect","title":"Development and refinement of proxy-climate indicators from peats","volume":"268","author":[{"family":"Chambers","given":"Frank M."},{"family":"Booth","given":"Robert K."},{"family":"De Vleeschouwer","given":"Francois"},{"family":"Lamentowicz","given":"Mariusz"},{"family":"Le Roux","given":"Gael"},{"family":"Mauquoy","given":"Dmitri"},{"family":"Nichols","given":"Jonathan E."},{"family":"Geel","given":"Bas","non-dropping-particle":"van"}],"issued":{"date-parts":[["2012",8,3]]}}},{"id":653,"uris":["http://zotero.org/users/local/ejn7Sn3P/items/Y2Z9TRSS"],"itemData":{"id":653,"type":"article-journal","abstract":"A sediment core from the Dethlingen paleolake (Holsteinian interglacial, northern Germany) was subjected to integrated organic geochemical and palynological/paleobotanical analyses in order to reconstruct past environmental conditions. The fractionated lipid extracts were investigated using gas chromatography–mass spectrometry (GC–MS) and GC–combustion–isotopic ratio-MS. Ring A aromatized pentacyclic triterpenoids, most likely glutinane derivatives, were the only higher-plant-derived pentacyclic triterpenoids found. The saturated ring A degraded triterpenoid des-A-lupane was the most abundant aliphatic hydrocarbon throughout the core. Based on published pollen data, which imply the strong presence of Betula and Alnus around the paleolake, the des-A-lupane would be expected to originate mainly from lupane-type precursors synthesized by Betulaceae. The carbon isotopic composition of des-A-lupane varied from −28.2‰ to −30.6‰ and no significant trend or isotopic shift was observed. However, the discrepancy between the variation in pollen data and biomarker concentration (i.e. quasi-absence of diterpenoids) in the core argues for a scenario in which the two proxies represent different components of the vegetation in the catchment area of the paleolake.","container-title":"Organic Geochemistry","DOI":"10.1016/j.orggeochem.2013.06.006","ISSN":"0146-6380","journalAbbreviation":"Organic Geochemistry","page":"73-84","source":"ScienceDirect","title":"Comparison of the paleoclimatic significance of higher land plant biomarker concentrations and pollen data: A case study of lake sediments from the Holsteinian interglacial","title-short":"Comparison of the paleoclimatic significance of higher land plant biomarker concentrations and pollen data","volume":"61","author":[{"family":"Regnery","given":"J."},{"family":"Püttmann","given":"W."},{"family":"Koutsodendris","given":"A."},{"family":"Mulch","given":"A."},{"family":"Pross","given":"J."}],"issued":{"date-parts":[["2013",8,1]]}}}],"schema":"https://github.com/citation-style-language/schema/raw/master/csl-citation.json"} </w:instrText>
      </w:r>
      <w:r w:rsidR="00A80480" w:rsidRPr="00A13A6C">
        <w:rPr>
          <w:rFonts w:ascii="Times New Roman" w:hAnsi="Times New Roman" w:cs="Times New Roman"/>
        </w:rPr>
        <w:fldChar w:fldCharType="separate"/>
      </w:r>
      <w:r w:rsidR="00AE76CC" w:rsidRPr="00A13A6C">
        <w:rPr>
          <w:rFonts w:ascii="Times New Roman" w:hAnsi="Times New Roman" w:cs="Times New Roman"/>
        </w:rPr>
        <w:t xml:space="preserve">(Chambers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2012; Regnery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2013)</w:t>
      </w:r>
      <w:r w:rsidR="00A80480" w:rsidRPr="00A13A6C">
        <w:rPr>
          <w:rFonts w:ascii="Times New Roman" w:hAnsi="Times New Roman" w:cs="Times New Roman"/>
        </w:rPr>
        <w:fldChar w:fldCharType="end"/>
      </w:r>
      <w:r w:rsidR="00362F8F" w:rsidRPr="00A13A6C">
        <w:rPr>
          <w:rFonts w:ascii="Times New Roman" w:hAnsi="Times New Roman" w:cs="Times New Roman"/>
        </w:rPr>
        <w:t>. Bog hydrology is primarily controlled by the balance between precipitation, evapotranspiration, and drainage, which together regulate water-table dynamics. Climatic shifts affect this equilibrium by altering precipitation regimes and temperature-driven evaporation rates</w:t>
      </w:r>
      <w:ins w:id="15" w:author="Marco Adolfo Vidal Cordasco" w:date="2026-06-27T11:59:00Z" w16du:dateUtc="2026-06-27T10:59:00Z">
        <w:r w:rsidR="00EC7934">
          <w:rPr>
            <w:rFonts w:ascii="Times New Roman" w:hAnsi="Times New Roman" w:cs="Times New Roman"/>
          </w:rPr>
          <w:t xml:space="preserve"> </w:t>
        </w:r>
      </w:ins>
      <w:r w:rsidR="00EC7934">
        <w:rPr>
          <w:rFonts w:ascii="Times New Roman" w:hAnsi="Times New Roman" w:cs="Times New Roman"/>
        </w:rPr>
        <w:fldChar w:fldCharType="begin"/>
      </w:r>
      <w:r w:rsidR="00EC7934">
        <w:rPr>
          <w:rFonts w:ascii="Times New Roman" w:hAnsi="Times New Roman" w:cs="Times New Roman"/>
        </w:rPr>
        <w:instrText xml:space="preserve"> ADDIN ZOTERO_ITEM CSL_CITATION {"citationID":"fOoT5kxD","properties":{"unsorted":false,"formattedCitation":"(Zhu {\\i{}et al.} 2025)","plainCitation":"(Zhu et al. 2025)","noteIndex":0},"citationItems":[{"id":919,"uris":["http://zotero.org/users/local/ejn7Sn3P/items/6V74FH7W"],"itemData":{"id":919,"type":"article-journal","abstract":"Meeting the Paris Agreement’s temperature goals requires limiting future carbon emissions, yet current policies make temporarily overshooting the 1.5°C target likely. The potential climate feedback from destabilizing peatlands, storing large amounts of carbon, remains poorly quantified. Using the reduced-complexity Earth System Model OSCAR with an integrated peat carbon module, we found that across various overshoot pathways that temporarily exceed 1.5°C–2.5°C, northern peatlands exhibit net positive feedback, amplifying the overshoot challenge. Warming increases peatlands’ net carbon uptake, but this is largely offset by higher methane emissions. We estimated that for each 1°C increase in peak warming, the positive feedback from peatlands decreases the remaining carbon budget by 37 GtCO2 (22–48 GtCO2). If the 1.5°C temperature target is exceeded, peatlands would increase carbon removal requirement by about 40 GtCO2 (16–60 GtCO2) (8.6%). Our findings highlight the importance of properly accounting for northern peatlands for estimating climate feedbacks, especially under overshoot scenarios.","container-title":"One Earth","DOI":"10.1016/j.oneear.2025.101353","ISSN":"2590-3322","issue":"8","journalAbbreviation":"One Earth","page":"101353","source":"ScienceDirect","title":"Warming of northern peatlands increases the global temperature overshoot challenge","volume":"8","author":[{"family":"Zhu","given":"Biqing"},{"family":"Qiu","given":"Chunjing"},{"family":"Gasser","given":"Thomas"},{"family":"Ciais","given":"Philippe"},{"family":"Lamboll","given":"Robin D."},{"family":"Ballantyne","given":"Ashley"},{"family":"Chang","given":"Jinfeng"},{"family":"Chaudhary","given":"Nitin"},{"family":"Gallego-Sala","given":"Angela V."},{"family":"Guenet","given":"Bertrand"},{"family":"Holden","given":"Joseph"},{"family":"Joos","given":"Fortunat"},{"family":"Kleinen","given":"Thomas"},{"family":"Kwon","given":"Min Jung"},{"family":"Melnikova","given":"Irina"},{"family":"Müller","given":"Jurek"},{"family":"Page","given":"Susan"},{"family":"Salmon","given":"Elodie"},{"family":"Schleussner","given":"Carl-Friedrich"},{"family":"Schurgers","given":"Guy"},{"family":"Shrivastav","given":"Gaurav P."},{"family":"Shurpali","given":"Narasinha J."},{"family":"Tanaka","given":"Katsumasa"},{"family":"Wårlind","given":"David"},{"family":"Westermann","given":"Sebastian"},{"family":"Xi","given":"Yi"},{"family":"Zhang","given":"Wenxin"},{"family":"Zhang","given":"Yuan"},{"family":"Zhu","given":"Dan"}],"issued":{"date-parts":[["2025",8,15]]}}}],"schema":"https://github.com/citation-style-language/schema/raw/master/csl-citation.json"} </w:instrText>
      </w:r>
      <w:r w:rsidR="00EC7934">
        <w:rPr>
          <w:rFonts w:ascii="Times New Roman" w:hAnsi="Times New Roman" w:cs="Times New Roman"/>
        </w:rPr>
        <w:fldChar w:fldCharType="separate"/>
      </w:r>
      <w:r w:rsidR="00EC7934" w:rsidRPr="00EC7934">
        <w:rPr>
          <w:rFonts w:ascii="Times New Roman" w:hAnsi="Times New Roman" w:cs="Times New Roman"/>
        </w:rPr>
        <w:t xml:space="preserve">(Zhu </w:t>
      </w:r>
      <w:r w:rsidR="00EC7934" w:rsidRPr="00EC7934">
        <w:rPr>
          <w:rFonts w:ascii="Times New Roman" w:hAnsi="Times New Roman" w:cs="Times New Roman"/>
          <w:i/>
          <w:iCs/>
        </w:rPr>
        <w:t>et al.</w:t>
      </w:r>
      <w:r w:rsidR="00EC7934" w:rsidRPr="00EC7934">
        <w:rPr>
          <w:rFonts w:ascii="Times New Roman" w:hAnsi="Times New Roman" w:cs="Times New Roman"/>
        </w:rPr>
        <w:t xml:space="preserve"> 2025)</w:t>
      </w:r>
      <w:r w:rsidR="00EC7934">
        <w:rPr>
          <w:rFonts w:ascii="Times New Roman" w:hAnsi="Times New Roman" w:cs="Times New Roman"/>
        </w:rPr>
        <w:fldChar w:fldCharType="end"/>
      </w:r>
      <w:r w:rsidR="00362F8F" w:rsidRPr="00A13A6C">
        <w:rPr>
          <w:rFonts w:ascii="Times New Roman" w:hAnsi="Times New Roman" w:cs="Times New Roman"/>
        </w:rPr>
        <w:t>. Such environmental changes leave a direct geochemical signature in the</w:t>
      </w:r>
      <w:r w:rsidR="00DD26E5" w:rsidRPr="00A13A6C">
        <w:rPr>
          <w:rFonts w:ascii="Times New Roman" w:hAnsi="Times New Roman" w:cs="Times New Roman"/>
        </w:rPr>
        <w:t xml:space="preserve"> lipid biomarkers recovered from</w:t>
      </w:r>
      <w:r w:rsidR="00362F8F" w:rsidRPr="00A13A6C">
        <w:rPr>
          <w:rFonts w:ascii="Times New Roman" w:hAnsi="Times New Roman" w:cs="Times New Roman"/>
        </w:rPr>
        <w:t xml:space="preserve"> peat matrix, creating a sensitive record of past environmental changes at local scale</w:t>
      </w:r>
      <w:r w:rsidR="00E72164" w:rsidRPr="00A13A6C">
        <w:rPr>
          <w:rFonts w:ascii="Times New Roman" w:hAnsi="Times New Roman" w:cs="Times New Roman"/>
        </w:rPr>
        <w:t xml:space="preserve"> </w:t>
      </w:r>
      <w:r w:rsidR="00E72164"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{"citationID":"rurciz4u","properties":{"unsorted":false,"formattedCitation":"(Nichols {\\i{}et al.} 2006; Urba\\uc0\\u324{}czyk {\\i{}et al.} 2016)","plainCitation":"(Nichols et al. 2006; Urbańczyk et al. 2016)","noteIndex":0},"citationItems":[{"id":860,"uris":["http://zotero.org/users/local/ejn7Sn3P/items/ARSZ4SUC"],"itemData":{"id":860,"type":"article-journal","abstract":"Proxies such as plant macrofossils, humification indices and testate amoebae have been developed to reconstruct past hydrological variability in ombrotrophic peatlands. Reconstructions based on these approaches have resulted in records of decadal- to centennial-scale moisture variability in regions of North America and elsewhere. Although the various peatland moisture proxies generally show significant temporal covariance, multi-proxy approaches can refine knowledge of the multivariate nature of climate change and increase confidence in interpretations. Here, we demonstrate that ratios of the abundances of n-alkanes provide a new and efficient way of reconstructing past peatland surface moisture change. We found strong correlations among n-alkane indices, humification indices and testate amoebae-inferred water table depths from a single core. Biogeochemical proxies can be used in paleohydrological reconstructions for ombrotrophic bogs to provide a new and complementary source of data from these under-utilized paleoclimate archives.","container-title":"Organic Geochemistry","DOI":"10.1016/j.orggeochem.2006.06.020","ISSN":"0146-6380","issue":"11","journalAbbreviation":"Organic Geochemistry","page":"1505-1513","source":"ScienceDirect","title":"Paleohydrologic reconstruction based on &lt;i&gt;n&lt;/i&gt;-alkane distributions in ombrotrophic peat","volume":"37","author":[{"family":"Nichols","given":"Jonathan E."},{"family":"Booth","given":"Robert K."},{"family":"Jackson","given":"Stephen T."},{"family":"Pendall","given":"Elise G."},{"family":"Huang","given":"Yongsong"}],"issued":{"date-parts":[["2006",11,1]]}}},{"id":715,"uris":["http://zotero.org/users/local/ejn7Sn3P/items/R636DSM2"],"itemData":{"id":715,"type":"article-journal","abstract":"Comeya peatland is located in Picos de Europa National Park (N. Spain) at 851m above sea level, representing the continuous postglacial infill of a hollow (growth rate=0.4mm/yr) during the last 15,000cal.yrBP. Three intervals can be distinguished in the profile: the bottom one, with ash content close to 90%, which is previous to the peatland installation in the area and is followed by an interval with oscillating ash content (30–60%) probably related to alluvial fan sedimentation. The uppermost one corresponds to the peat deposit with ash content generally close to 10%. The present day vegetation consists of Sphagnum species with herbaceous plants and heathers. The study comprises the analysis of some biomarkers with potential as palaeoenvironmental proxies quantified by gas chromatography/mass spectrometry, supported by bulk δ13C and δ15N isotopic. The biomarker assemblage is dominated by the n-alkanes and methyl-ketones with medium-to-high molecular weight and odd number of carbons. The biomarker ratios indicate an enrichment in Sphagnum characteristic compounds at 120–250cm (3150–6350cal.yrBP) reflecting more humid conditions. This episode coincides with higher C/N atomic ratio, higher values of δ13C and lower of δ15N. The wetter conditions of this interval are also shown by the depleted δD values of the n-alkane, particularly those related with mosses as (n-C23 and n-C25) and the enriched δ13C values of both n-alkanes and methyl-ketones. Segregation of δ13C values has been observed for homologues series in Comeya peat with medium molecular weight n-alkanes typical of mosses living in waterlogged environments, being enriched in δ13C values compared with higher molecular weight n-alkanes typical of woody and herbaceous plants of drier habitats. This study has shown a slight enrichment of δ13C values of methyl-ketones compared to n-alkanes, the differences being not conclusive to support a common or different origin for both compound classes.","collection-title":"The 67th ICCP Meeting: Coal and Organic Petrology – New Perspectives and Applications: a tribute to Marlies Teichmüller (1914-2000) Symposium edited by Jolanta Kus, Petra David and Ralf Littke","container-title":"International Journal of Coal Geology","DOI":"10.1016/j.coal.2016.10.001","ISSN":"0166-5162","journalAbbreviation":"International Journal of Coal Geology","page":"46-54","source":"ScienceDirect","title":"Organic geochemical evidence of postglacial paleoenvironmental evolution of the Comeya peatland (Asturias, N Spain)","volume":"168","author":[{"family":"Urbańczyk","given":"Justyna"},{"family":"Bechtel","given":"A."},{"family":"Borrego","given":"Ángeles G."}],"issued":{"date-parts":[["2016",11,1]]}}}],"schema":"https://github.com/citation-style-language/schema/raw/master/csl-citation.json"} </w:instrText>
      </w:r>
      <w:r w:rsidR="00E72164" w:rsidRPr="00A13A6C">
        <w:rPr>
          <w:rFonts w:ascii="Times New Roman" w:hAnsi="Times New Roman" w:cs="Times New Roman"/>
        </w:rPr>
        <w:fldChar w:fldCharType="separate"/>
      </w:r>
      <w:r w:rsidR="00AE76CC" w:rsidRPr="00A13A6C">
        <w:rPr>
          <w:rFonts w:ascii="Times New Roman" w:hAnsi="Times New Roman" w:cs="Times New Roman"/>
        </w:rPr>
        <w:t xml:space="preserve">(Nichols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2006; Urbańczyk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2016)</w:t>
      </w:r>
      <w:r w:rsidR="00E72164" w:rsidRPr="00A13A6C">
        <w:rPr>
          <w:rFonts w:ascii="Times New Roman" w:hAnsi="Times New Roman" w:cs="Times New Roman"/>
        </w:rPr>
        <w:fldChar w:fldCharType="end"/>
      </w:r>
      <w:r w:rsidR="00362F8F" w:rsidRPr="00A13A6C">
        <w:rPr>
          <w:rFonts w:ascii="Times New Roman" w:hAnsi="Times New Roman" w:cs="Times New Roman"/>
        </w:rPr>
        <w:t>.</w:t>
      </w:r>
    </w:p>
    <w:p w14:paraId="1B07731E" w14:textId="5DEC7010" w:rsidR="004C66A4" w:rsidRPr="00A13A6C" w:rsidRDefault="004C66A4" w:rsidP="00C2465E">
      <w:pPr>
        <w:spacing w:before="120" w:after="120" w:line="480" w:lineRule="auto"/>
        <w:jc w:val="both"/>
        <w:rPr>
          <w:rFonts w:ascii="Times New Roman" w:hAnsi="Times New Roman" w:cs="Times New Roman"/>
        </w:rPr>
      </w:pPr>
      <w:r w:rsidRPr="00A13A6C">
        <w:rPr>
          <w:rFonts w:ascii="Times New Roman" w:hAnsi="Times New Roman" w:cs="Times New Roman"/>
        </w:rPr>
        <w:t xml:space="preserve">Among the </w:t>
      </w:r>
      <w:r w:rsidR="0036040F" w:rsidRPr="00A13A6C">
        <w:rPr>
          <w:rFonts w:ascii="Times New Roman" w:hAnsi="Times New Roman" w:cs="Times New Roman"/>
        </w:rPr>
        <w:t>lipid biomarkers</w:t>
      </w:r>
      <w:r w:rsidRPr="00A13A6C">
        <w:rPr>
          <w:rFonts w:ascii="Times New Roman" w:hAnsi="Times New Roman" w:cs="Times New Roman"/>
        </w:rPr>
        <w:t xml:space="preserve"> preserved in peat, n-alkanes</w:t>
      </w:r>
      <w:r w:rsidR="00CC6E00" w:rsidRPr="00A13A6C">
        <w:rPr>
          <w:rFonts w:ascii="Times New Roman" w:hAnsi="Times New Roman" w:cs="Times New Roman"/>
        </w:rPr>
        <w:t xml:space="preserve"> </w:t>
      </w:r>
      <w:r w:rsidRPr="00A13A6C">
        <w:rPr>
          <w:rFonts w:ascii="Times New Roman" w:hAnsi="Times New Roman" w:cs="Times New Roman"/>
        </w:rPr>
        <w:t>are especially informative.</w:t>
      </w:r>
      <w:r w:rsidR="00CC6E00" w:rsidRPr="00A13A6C">
        <w:rPr>
          <w:rFonts w:ascii="Times New Roman" w:hAnsi="Times New Roman" w:cs="Times New Roman"/>
        </w:rPr>
        <w:t xml:space="preserve"> These long-chain hydrocarbons form the principal constituents of plant epicuticular waxes.</w:t>
      </w:r>
      <w:r w:rsidRPr="00A13A6C">
        <w:rPr>
          <w:rFonts w:ascii="Times New Roman" w:hAnsi="Times New Roman" w:cs="Times New Roman"/>
        </w:rPr>
        <w:t xml:space="preserve"> These hydrophobic compounds protect leaves from water loss, pathogen attack, and environmental stress, and they can persist over </w:t>
      </w:r>
      <w:r w:rsidR="00A3074A" w:rsidRPr="00A13A6C">
        <w:rPr>
          <w:rFonts w:ascii="Times New Roman" w:hAnsi="Times New Roman" w:cs="Times New Roman"/>
        </w:rPr>
        <w:t>long</w:t>
      </w:r>
      <w:r w:rsidRPr="00A13A6C">
        <w:rPr>
          <w:rFonts w:ascii="Times New Roman" w:hAnsi="Times New Roman" w:cs="Times New Roman"/>
        </w:rPr>
        <w:t xml:space="preserve"> timescales</w:t>
      </w:r>
      <w:r w:rsidR="00E60F0D" w:rsidRPr="00A13A6C">
        <w:rPr>
          <w:rFonts w:ascii="Times New Roman" w:hAnsi="Times New Roman" w:cs="Times New Roman"/>
        </w:rPr>
        <w:t xml:space="preserve"> </w:t>
      </w:r>
      <w:r w:rsidR="00327D13"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{"citationID":"gCkAiquW","properties":{"unsorted":false,"formattedCitation":"(Eglinton &amp; Eglinton 2008; Badewien {\\i{}et al.} 2015)","plainCitation":"(Eglinton &amp; Eglinton 2008; Badewien et al. 2015)","noteIndex":0},"citationItems":[{"id":866,"uris":["http://zotero.org/users/local/ejn7Sn3P/items/5KGFXU95"],"itemData":{"id":866,"type":"article-journal","abstract":"Global and local climatic forcing, e.g. concentration of atmospheric CO2 or insolation, influence the distribution of C3 and C4 plants in southwest Africa. C4 plants dominate in more arid and warmer areas and are favoured by lower pCO2 levels. Several studies have assessed past and present continental vegetation by the analysis of terrestrial n-alkanes in near-coastal deep sea sediments using single samples or a small number of samples from a given climatic stage. The objectives of this study were to evaluate vegetation changes in southwest Africa with regard to climatic changes during the Late Pleistocene and the Holocene and to elucidate the potential of single sample simplifications. We analysed two sediment cores at high resolution, altogether ca. 240 samples, from the Southeast Atlantic Ocean (20°S and 12°S) covering the time spans of 18 to 1 ka and 56 to 2 ka, respectively. Our results for 20°S showed marginally decreasing C4 plant domination (of ca. 5%) during deglaciation based on average chain length (ACL27–33 values) and carbon isotopic composition of the C31 and C33n-alkanes. Values for single samples from 18 ka and the Holocene overlap and, thus, are not significantly representative of the climatic stages they derive from. In contrast, at 12°S the n-alkane parameters show a clear difference of plant type for the Late Pleistocene (C4 plant domination, 66% C4 on average) and the Holocene (C3 plant domination, 40% C4 on average). During deglaciation vegetation change highly correlates with the increase in pCO2 (r² = 0.91). Short-term climatic events such as Heinrich Stadials or Antarctic warming periods are not reflected by vegetation changes in the catchment area. Instead, smaller vegetation fluctuations during the Late Pleistocene occur in accordance with local variations of insolation.","container-title":"Quaternary Science Reviews","DOI":"10.1016/j.quascirev.2015.08.004","ISSN":"0277-3791","journalAbbreviation":"Quaternary Science Reviews","page":"160-171","source":"ScienceDirect","title":"Influence of Late Pleistocene and Holocene climate on vegetation distributions in southwest Africa elucidated from sedimentary &lt;i&gt;n&lt;/i&gt;-alkanes – Differences between 12°S and 20°S","volume":"125","author":[{"family":"Badewien","given":"Tanja"},{"family":"Vogts","given":"Angela"},{"family":"Dupont","given":"Lydie"},{"family":"Rullkötter","given":"Jürgen"}],"issued":{"date-parts":[["2015",10,1]]}}},{"id":863,"uris":["http://zotero.org/users/local/ejn7Sn3P/items/DL64D8UI"],"itemData":{"id":863,"type":"article-journal","abstract":"We summarize the applications of molecular proxies in paleoclimatology. Marine molecular records especially are proving to be of value but certain environmentally persistent compounds can also be measured in lake sediments, loess deposits and ice cores. The fundamentals of this approach are the molecular parameters, the compound abundances and carbon, hydrogen, nitrogen and oxygen isotopic contents which can be derived by the analysis of sediment extracts. These afford proxy measures which can be interpreted in terms of the conditions which control climate and also reflect its operation. We discuss two types of proxy; those of terrigenous and those of aquatic origin, and exemplify their application in the study of marine sediments through the medium of ten case studies based in the Atlantic, Mediterranean and Pacific Oceans, and in Antarctica. The studies are mainly for periods in the present, the Holocene and particularly the last glacial/interglacial, but they also include one study from the Cretaceous. The terrigenous proxies, which are measures of continental vegetation, are based on higher plant leaf wax compounds, i.e. long-chain (circa C30) hydrocarbons, alcohols and acids. They register the relative contributions of C3 vs. C4 type plants to the vegetation in the source areas. The two marine proxies are measures of sea surface temperatures (SST). The longer established one, (U37K′) is based on the relative abundances of C37 alkenones photosynthesized by unicellular algae, members of the Haptophyta. The newest proxy (TEX86) is based on C86 glycerol tetraethers (GDGTs) synthesized in the water column by some of the archaeal microbiota, the Crenarchaeota.","container-title":"Earth and Planetary Science Letters","DOI":"10.1016/j.epsl.2008.07.012","ISSN":"0012-821X","issue":"1","journalAbbreviation":"Earth and Planetary Science Letters","page":"1-16","source":"ScienceDirect","title":"Molecular proxies for paleoclimatology","volume":"275","author":[{"family":"Eglinton","given":"Timothy I."},{"family":"Eglinton","given":"Geoffrey"}],"issued":{"date-parts":[["2008",10,30]]}}}],"schema":"https://github.com/citation-style-language/schema/raw/master/csl-citation.json"} </w:instrText>
      </w:r>
      <w:r w:rsidR="00327D13" w:rsidRPr="00A13A6C">
        <w:rPr>
          <w:rFonts w:ascii="Times New Roman" w:hAnsi="Times New Roman" w:cs="Times New Roman"/>
        </w:rPr>
        <w:fldChar w:fldCharType="separate"/>
      </w:r>
      <w:r w:rsidR="00AE76CC" w:rsidRPr="00A13A6C">
        <w:rPr>
          <w:rFonts w:ascii="Times New Roman" w:hAnsi="Times New Roman" w:cs="Times New Roman"/>
        </w:rPr>
        <w:t xml:space="preserve">(Eglinton &amp; Eglinton 2008; Badewien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2015)</w:t>
      </w:r>
      <w:r w:rsidR="00327D13" w:rsidRPr="00A13A6C">
        <w:rPr>
          <w:rFonts w:ascii="Times New Roman" w:hAnsi="Times New Roman" w:cs="Times New Roman"/>
        </w:rPr>
        <w:fldChar w:fldCharType="end"/>
      </w:r>
      <w:r w:rsidRPr="00A13A6C">
        <w:rPr>
          <w:rFonts w:ascii="Times New Roman" w:hAnsi="Times New Roman" w:cs="Times New Roman"/>
        </w:rPr>
        <w:t>. Sedimentary n-alkane distributions typically exhibit a</w:t>
      </w:r>
      <w:ins w:id="16" w:author="Marco Adolfo Vidal Cordasco" w:date="2026-06-27T12:00:00Z" w16du:dateUtc="2026-06-27T11:00:00Z">
        <w:r w:rsidR="00EC7934">
          <w:rPr>
            <w:rFonts w:ascii="Times New Roman" w:hAnsi="Times New Roman" w:cs="Times New Roman"/>
          </w:rPr>
          <w:t>n</w:t>
        </w:r>
      </w:ins>
      <w:r w:rsidRPr="00A13A6C">
        <w:rPr>
          <w:rFonts w:ascii="Times New Roman" w:hAnsi="Times New Roman" w:cs="Times New Roman"/>
        </w:rPr>
        <w:t xml:space="preserve"> </w:t>
      </w:r>
      <w:del w:id="17" w:author="Marco Adolfo Vidal Cordasco" w:date="2026-06-27T12:00:00Z" w16du:dateUtc="2026-06-27T11:00:00Z">
        <w:r w:rsidRPr="00A13A6C" w:rsidDel="00EC7934">
          <w:rPr>
            <w:rFonts w:ascii="Times New Roman" w:hAnsi="Times New Roman" w:cs="Times New Roman"/>
          </w:rPr>
          <w:delText xml:space="preserve">characteristic </w:delText>
        </w:r>
      </w:del>
      <w:r w:rsidRPr="00A13A6C">
        <w:rPr>
          <w:rFonts w:ascii="Times New Roman" w:hAnsi="Times New Roman" w:cs="Times New Roman"/>
        </w:rPr>
        <w:t xml:space="preserve">odd-over-even carbon-number predominance and vary systematically with plant type. Short-chain homologues (C₁₅–C₁₉) are predominantly derived from aquatic algae and microorganisms </w:t>
      </w:r>
      <w:sdt>
        <w:sdtPr>
          <w:rPr>
            <w:rFonts w:ascii="Times New Roman" w:hAnsi="Times New Roman" w:cs="Times New Roman"/>
            <w:color w:val="000000"/>
          </w:rPr>
          <w:tag w:val="MENDELEY_CITATION_v3_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"/>
          <w:id w:val="471106056"/>
          <w:placeholder>
            <w:docPart w:val="7F1F260A680F46198FBED7C60B519434"/>
          </w:placeholder>
        </w:sdtPr>
        <w:sdtContent>
          <w:r w:rsidR="00A3074A" w:rsidRPr="00A13A6C">
            <w:rPr>
              <w:rFonts w:ascii="Times New Roman" w:hAnsi="Times New Roman" w:cs="Times New Roman"/>
              <w:color w:val="000000"/>
            </w:rPr>
            <w:t>(Meyers and Benson, 1988)</w:t>
          </w:r>
        </w:sdtContent>
      </w:sdt>
      <w:r w:rsidR="00A3074A" w:rsidRPr="00A13A6C">
        <w:rPr>
          <w:rFonts w:ascii="Times New Roman" w:hAnsi="Times New Roman" w:cs="Times New Roman"/>
        </w:rPr>
        <w:t xml:space="preserve">, </w:t>
      </w:r>
      <w:r w:rsidRPr="00A13A6C">
        <w:rPr>
          <w:rFonts w:ascii="Times New Roman" w:hAnsi="Times New Roman" w:cs="Times New Roman"/>
        </w:rPr>
        <w:t>while mid-chain homologues (C₂₃–C₂₅) are associated with aquatic macrophytes and peatland mosses</w:t>
      </w:r>
      <w:r w:rsidR="00A3074A" w:rsidRPr="00A13A6C">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"/>
          <w:id w:val="-1554227910"/>
          <w:placeholder>
            <w:docPart w:val="B48AD7043C4D40E3B7849AD47A6C49D8"/>
          </w:placeholder>
        </w:sdtPr>
        <w:sdtContent>
          <w:r w:rsidR="00A3074A" w:rsidRPr="00A13A6C">
            <w:rPr>
              <w:rFonts w:ascii="Times New Roman" w:hAnsi="Times New Roman" w:cs="Times New Roman"/>
              <w:color w:val="000000"/>
            </w:rPr>
            <w:t>(Ficken et al., 2000; Nichols et al., 2006)</w:t>
          </w:r>
        </w:sdtContent>
      </w:sdt>
      <w:r w:rsidR="00A3074A" w:rsidRPr="00A13A6C">
        <w:rPr>
          <w:rFonts w:ascii="Times New Roman" w:hAnsi="Times New Roman" w:cs="Times New Roman"/>
        </w:rPr>
        <w:t>.</w:t>
      </w:r>
      <w:r w:rsidRPr="00A13A6C">
        <w:rPr>
          <w:rFonts w:ascii="Times New Roman" w:hAnsi="Times New Roman" w:cs="Times New Roman"/>
        </w:rPr>
        <w:t xml:space="preserve"> Long-chain n-alkanes (C₂₇–C₃₁)</w:t>
      </w:r>
      <w:r w:rsidR="006E1C56" w:rsidRPr="00A13A6C">
        <w:rPr>
          <w:rFonts w:ascii="Times New Roman" w:hAnsi="Times New Roman" w:cs="Times New Roman"/>
        </w:rPr>
        <w:t>, in contrast,</w:t>
      </w:r>
      <w:r w:rsidRPr="00A13A6C">
        <w:rPr>
          <w:rFonts w:ascii="Times New Roman" w:hAnsi="Times New Roman" w:cs="Times New Roman"/>
        </w:rPr>
        <w:t xml:space="preserve"> are produced primarily by terrestrial vascular plants, with the relative abundance of specific chain lengths further differentiating plant functional types: C₂₇ and C₂₉ dominate in woody vegetation, whereas C₃₁ and C₃₃ are more abundant in grasses and herbaceous plants </w:t>
      </w:r>
      <w:sdt>
        <w:sdtPr>
          <w:rPr>
            <w:rFonts w:ascii="Times New Roman" w:hAnsi="Times New Roman" w:cs="Times New Roman"/>
            <w:color w:val="000000"/>
          </w:rPr>
          <w:tag w:val="MENDELEY_CITATION_v3_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"/>
          <w:id w:val="-1348170828"/>
          <w:placeholder>
            <w:docPart w:val="996177993CC847CB9424648B3DEDD504"/>
          </w:placeholder>
        </w:sdtPr>
        <w:sdtContent>
          <w:r w:rsidR="00A3074A" w:rsidRPr="00A13A6C">
            <w:rPr>
              <w:rFonts w:ascii="Times New Roman" w:eastAsia="Times New Roman" w:hAnsi="Times New Roman" w:cs="Times New Roman"/>
              <w:color w:val="000000"/>
            </w:rPr>
            <w:t>(Meyers and Ishiwatari, 1993; Xie et al., 2002)</w:t>
          </w:r>
        </w:sdtContent>
      </w:sdt>
      <w:r w:rsidRPr="00A13A6C">
        <w:rPr>
          <w:rFonts w:ascii="Times New Roman" w:hAnsi="Times New Roman" w:cs="Times New Roman"/>
        </w:rPr>
        <w:t>. Consequently, shifts in n-alkane distributions can track changes in vegetation composition and the relative contributions of aquatic versus terrestrial organic matter sources.</w:t>
      </w:r>
    </w:p>
    <w:p w14:paraId="1DF39CB4" w14:textId="34330A9F" w:rsidR="0008720F" w:rsidRPr="00A13A6C" w:rsidRDefault="004C66A4" w:rsidP="00C2465E">
      <w:pPr>
        <w:spacing w:before="120" w:after="120" w:line="480" w:lineRule="auto"/>
        <w:jc w:val="both"/>
        <w:rPr>
          <w:rFonts w:ascii="Times New Roman" w:hAnsi="Times New Roman" w:cs="Times New Roman"/>
        </w:rPr>
      </w:pPr>
      <w:r w:rsidRPr="00A13A6C">
        <w:rPr>
          <w:rFonts w:ascii="Times New Roman" w:hAnsi="Times New Roman" w:cs="Times New Roman"/>
        </w:rPr>
        <w:lastRenderedPageBreak/>
        <w:t xml:space="preserve">Compound-specific stable carbon (δ¹³C) and hydrogen (δD) isotope analyses of n-alkanes provide additional insights into past climatic and ecological conditions. The δ¹³C values of plant-derived n-alkanes primarily reflect carbon assimilation pathways (C₃ </w:t>
      </w:r>
      <w:r w:rsidR="009A6C48" w:rsidRPr="00A13A6C">
        <w:rPr>
          <w:rFonts w:ascii="Times New Roman" w:hAnsi="Times New Roman" w:cs="Times New Roman"/>
        </w:rPr>
        <w:t>vs</w:t>
      </w:r>
      <w:r w:rsidRPr="00A13A6C">
        <w:rPr>
          <w:rFonts w:ascii="Times New Roman" w:hAnsi="Times New Roman" w:cs="Times New Roman"/>
        </w:rPr>
        <w:t xml:space="preserve"> C₄) and water-use efficiency, </w:t>
      </w:r>
      <w:r w:rsidR="009A6C48" w:rsidRPr="00A13A6C">
        <w:rPr>
          <w:rFonts w:ascii="Times New Roman" w:hAnsi="Times New Roman" w:cs="Times New Roman"/>
        </w:rPr>
        <w:t>but they are also affected by</w:t>
      </w:r>
      <w:r w:rsidRPr="00A13A6C">
        <w:rPr>
          <w:rFonts w:ascii="Times New Roman" w:hAnsi="Times New Roman" w:cs="Times New Roman"/>
        </w:rPr>
        <w:t xml:space="preserve"> atmospheric CO₂ concentration, moisture availability, and vegetation structure</w:t>
      </w:r>
      <w:r w:rsidR="00C129E9" w:rsidRPr="00A13A6C">
        <w:rPr>
          <w:rFonts w:ascii="Times New Roman" w:hAnsi="Times New Roman" w:cs="Times New Roman"/>
        </w:rPr>
        <w:t xml:space="preserve"> </w:t>
      </w:r>
      <w:r w:rsidR="00C129E9"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{"citationID":"yhocKxD5","properties":{"unsorted":false,"formattedCitation":"(Breecker {\\i{}et al.} 2010; Diefendorf {\\i{}et al.} 2010; Liu &amp; An 2020; Warren {\\i{}et al.} 2025)","plainCitation":"(Breecker et al. 2010; Diefendorf et al. 2010; Liu &amp; An 2020; Warren et al. 2025)","noteIndex":0},"citationItems":[{"id":498,"uris":["http://zotero.org/users/local/ejn7Sn3P/items/2GANXRG8"],"itemData":{"id":498,"type":"article-journal","abstract":"Quantifying atmospheric CO2 concentrations ([CO 2]atm) during Earth's ancient greenhouse episodes is essential for accurately predicting the response of future climate to elevated CO2 levels. Empirical estimates of [CO2]atm during Paleozoic and Mesozoic greenhouse climates are based primarily on the carbon isotope composition of calcium carbonate in fossil soils. We report that greenhouse [CO2]atm have been significantly overestimated because previously assumed soil CO2 concentrations during carbonate formation are too high. More accurate [CO2]atm, resulting from better constraints on soil CO2, indicate that large (1,000s of ppmV) fluctuations in [CO2]atm did not characterize ancient climates and that past greenhouse climates were accompanied by concentrations similar to those projected for A.D. 2100.","container-title":"Proceedings of the National Academy of Sciences of the United States of America","DOI":"10.1073/pnas.0902323106","issue":"2","page":"576-580","publisher":"Elsevier","title":"Atmospheric CO2 concentrations during ancient greenhouse climates were similar to those predicted for A.D. 2100","volume":"107","author":[{"family":"Breecker","given":"D. O."},{"family":"Sharp","given":"Z. D."},{"family":"McFadden","given":"L. D."}],"issued":{"date-parts":[["2010",9]]}}},{"id":741,"uris":["http://zotero.org/users/local/ejn7Sn3P/items/9UCYEQGF"],"itemData":{"id":741,"type":"article-journal","abstract":"Fractionation of carbon isotopes by plants during CO2 uptake and fixation (Δleaf) varies with environmental conditions, but quantitative patterns of Δleaf across environmental gradients at the global scale are lacking. This impedes interpretation of variability in ancient terrestrial organic matter, which encodes climatic and ecological signals. To address this problem, we converted 3,310 published leaf δ13C values into mean Δleaf values for 334 woody plant species at 105 locations (yielding 570 species-site combinations) representing a wide range of environmental conditions. Our analyses reveal a strong positive correlation between Δleaf and mean annual precipitation (MAP; R2 = 0.55), mirroring global trends in gross primary production and indicating stomatal constraints on leaf gas-exchange, mediated by water supply, are the dominant control of Δleaf at large spatial scales. Independent of MAP, we show a lesser, negative effect of altitude on Δleaf and minor effects of temperature and latitude. After accounting for these factors, mean Δleaf of evergreen gymnosperms is lower (by 1–2.7‰) than for other woody plant functional types (PFT), likely due to greater leaf-level water-use efficiency. Together, environmental and PFT effects contribute to differences in mean Δleaf of up to 6‰ between biomes. Coupling geologic indicators of ancient precipitation and PFT (or biome) with modern Δleaf patterns has potential to yield more robust reconstructions of atmospheric δ13C values, leading to better constraints on past greenhouse-gas perturbations. Accordingly, we estimate a 4.6‰ decline in the δ13C of atmospheric CO2 at the onset of the Paleocene-Eocene Thermal Maximum, an abrupt global warming event </w:instrText>
      </w:r>
      <w:r w:rsidR="00AE76CC" w:rsidRPr="00A13A6C">
        <w:rPr>
          <w:rFonts w:ascii="Cambria Math" w:hAnsi="Cambria Math" w:cs="Cambria Math"/>
        </w:rPr>
        <w:instrText>∼</w:instrText>
      </w:r>
      <w:r w:rsidR="00AE76CC" w:rsidRPr="00A13A6C">
        <w:rPr>
          <w:rFonts w:ascii="Times New Roman" w:hAnsi="Times New Roman" w:cs="Times New Roman"/>
        </w:rPr>
        <w:instrText xml:space="preserve">55.8 Ma.","container-title":"Proceedings of the National Academy of Sciences","DOI":"10.1073/pnas.0910513107","issue":"13","page":"5738-5743","publisher":"Proceedings of the National Academy of Sciences","source":"pnas.org (Atypon)","title":"Global patterns in leaf 13C discrimination and implications for studies of past and future climate","volume":"107","author":[{"family":"Diefendorf","given":"Aaron F."},{"family":"Mueller","given":"Kevin E."},{"family":"Wing","given":"Scott. L."},{"family":"Koch","given":"Paul L."},{"family":"Freeman","given":"Katherine H."}],"issued":{"date-parts":[["2010",3,30]]}}},{"id":818,"uris":["http://zotero.org/users/local/ejn7Sn3P/items/HWG7FI4R"],"itemData":{"id":818,"type":"article-journal","abstract":"Studies focused on field measurements have been conducted to investigate how leaf wax n-alkane δ13C values vary among photosynthetic pathways (C3 vs. C4) or plant types (dicots, monocots, gymnosperms, magnoliids), and how n-alkane δ13C values respond to climate factors (precipitation, temperature). However, a systematic global analysis of plant n-alkane δ13C values with respect to major plant groups is still lacking, and the corresponding mechanism remains unknown. In this study, we compiled globally published n-alkanes δ13C data in modern plants. We find significantly negative correlations between δ13Cwt values and mean annual precipitation (MAP) for C3 plants (R2 = 0.30; p &lt; .05), dicots (R2 = 0.28; p &lt; .05) and magnoliids (R2 = 0.55; p &lt; .05), but non-significant correlation between δ13Cwt values and MAP for C4 plants (R2 = 0.08; p = .12) or monocots (R2 = 0.01; p = .89). However, there are significantly positive correlations between δ13Cwt values and mean annual temperature (MAT) in C4 plants (R2 = 0.33; p &lt; .05) and monocots (R2 = 0.35; p &lt; .05), instead of weak correlations in C3 plants (R2 = 0.09; p &lt; .05), dicots (R2 = 0.03; p &lt; .05) and gymnosperms (R2 = 0.06; p = .06). These results indicate that n-alkane δ13C values in C3 dicots have more potential for paleoprecipitation reconstruction, while those in C4 monocots are more likely to indicate paleotemperature changes. Our study supports use of leaf wax n-alkane δ13C values to gain information about paleoprecipitation and paleotemperature, but only in an appropriate paleoecological context","container-title":"Earth-Science Reviews","DOI":"10.1016/j.earscirev.2020.103081","ISSN":"0012-8252","journalAbbreviation":"Earth-Science Reviews","page":"103081","source":"ScienceDirect","title":"Leaf wax &lt;i&gt;n&lt;/i&gt;-alkane carbon isotope values vary among major terrestrial plant groups: Different responses to precipitation amount and temperature, and implications for paleoenvironmental reconstruction","title-short":"Leaf wax &lt;i&gt;n&lt;/i&gt;-alkane carbon isotope values vary among major terrestrial plant groups","volume":"202","author":[{"family":"Liu","given":"Jinzhao"},{"family":"An","given":"Zhisheng"}],"issued":{"date-parts":[["2020",3,1]]}}},{"id":821,"uris":["http://zotero.org/users/local/ejn7Sn3P/items/L9EFW9BN"],"itemData":{"id":821,"type":"article-journal","abstract":"The stable carbon isotopic composition of n-alkane biomarkers is a commonly used proxy for studying plant community change and palaeohydrology in the geologic record. However, interpretations of n-alkane δ13C tend to assume that all variation is due to changes in bulk plant δ13C, reflecting a signal of fractionation due to photosynthesis, and that the biosynthetic fractionations which occur after photosynthesis (εn-alkane) are constant. This untested assumption may overlook environmental influences on εn-alkane which can offer alternative explanations for n-alkane δ13C trends, thereby allowing for the reconstruction of plant biochemistry in geological records. In this study, we use the Free Air CO2 Enrichment experiment at the Birmingham Institute of Forest Research to investigate the impact of elevated CO2 concentrations on the response of εn-alkane. We measured the δ13C levels of bulk and n-alkanes in two plant species, Acer pseudoplatanus (European sycamore) and Corylus avellana (common hazel), over four years. Our findings indicate that the εn-alkane levels in both species increased under elevated CO2 compared to ambient levels. However, the seasonal variation in εn-alkane suggests that this increase is due to separate mechanisms. In A. pseudoplatanus, this increase occurs consistently throughout the growth season, suggesting that changes in carbon allocation to different tissue types within the plant is responsible. Conversely, in C. avellana, the effect becomes more pronounced as the growth season progresses, indicating that altered timing of n-alkane synthesis under elevated CO2 may influence εn-alkane. Collectively, this suggests that εn-alkane should not be assumed constant in the geologic record, and highlights that biosynthetic processes should be considered when interpreting compound-specific isotopes of carbon.","container-title":"Geochimica et Cosmochimica Acta","DOI":"10.1016/j.gca.2024.11.025","ISSN":"0016-7037","journalAbbreviation":"Geochimica et Cosmochimica Acta","page":"16-30","source":"ScienceDirect","title":"Impact of elevated CO2 on the &lt;i&gt;δ&lt;/i&gt;13C of &lt;i&gt;n&lt;/i&gt;-alkane biomarkers","volume":"391","author":[{"family":"Warren","given":"Bridget"},{"family":"Seki","given":"Osamu"},{"family":"Greene","given":"Sarah E."},{"family":"Yamoah","given":"Kweku Afrifa"},{"family":"Eley","given":"Yvette"},{"family":"MacKenzie","given":"A. Rob"},{"family":"Bendle","given":"James"}],"issued":{"date-parts":[["2025",2,15]]}}}],"schema":"https://github.com/citation-style-language/schema/raw/master/csl-citation.json"} </w:instrText>
      </w:r>
      <w:r w:rsidR="00C129E9" w:rsidRPr="00A13A6C">
        <w:rPr>
          <w:rFonts w:ascii="Times New Roman" w:hAnsi="Times New Roman" w:cs="Times New Roman"/>
        </w:rPr>
        <w:fldChar w:fldCharType="separate"/>
      </w:r>
      <w:r w:rsidR="00AE76CC" w:rsidRPr="00A13A6C">
        <w:rPr>
          <w:rFonts w:ascii="Times New Roman" w:hAnsi="Times New Roman" w:cs="Times New Roman"/>
        </w:rPr>
        <w:t xml:space="preserve">(Breecker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2010; Diefendorf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2010; Liu &amp; An 2020; Warren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2025)</w:t>
      </w:r>
      <w:r w:rsidR="00C129E9" w:rsidRPr="00A13A6C">
        <w:rPr>
          <w:rFonts w:ascii="Times New Roman" w:hAnsi="Times New Roman" w:cs="Times New Roman"/>
        </w:rPr>
        <w:fldChar w:fldCharType="end"/>
      </w:r>
      <w:r w:rsidRPr="00A13A6C">
        <w:rPr>
          <w:rFonts w:ascii="Times New Roman" w:hAnsi="Times New Roman" w:cs="Times New Roman"/>
        </w:rPr>
        <w:t xml:space="preserve">. The δD values of n-alkanes, in turn, are strongly linked to the isotopic composition of water used by plants during lipid biosynthesis, which is controlled by temperature, precipitation </w:t>
      </w:r>
      <w:r w:rsidR="000179D6" w:rsidRPr="00A13A6C">
        <w:rPr>
          <w:rFonts w:ascii="Times New Roman" w:hAnsi="Times New Roman" w:cs="Times New Roman"/>
        </w:rPr>
        <w:t>and</w:t>
      </w:r>
      <w:r w:rsidRPr="00A13A6C">
        <w:rPr>
          <w:rFonts w:ascii="Times New Roman" w:hAnsi="Times New Roman" w:cs="Times New Roman"/>
        </w:rPr>
        <w:t xml:space="preserve"> moisture source</w:t>
      </w:r>
      <w:r w:rsidR="000A558D" w:rsidRPr="00A13A6C">
        <w:rPr>
          <w:rFonts w:ascii="Times New Roman" w:hAnsi="Times New Roman" w:cs="Times New Roman"/>
        </w:rPr>
        <w:t xml:space="preserve"> </w:t>
      </w:r>
      <w:r w:rsidR="000A558D"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{"citationID":"PqrxqRh6","properties":{"unsorted":false,"formattedCitation":"(Aichner {\\i{}et al.} 2010; Ling {\\i{}et al.} 2022; Kjellman {\\i{}et al.} 2024)","plainCitation":"(Aichner et al. 2010; Ling et al. 2022; Kjellman et al. 2024)","noteIndex":0},"citationItems":[{"id":684,"uris":["http://zotero.org/users/local/ejn7Sn3P/items/RDXVKV9Q"],"itemData":{"id":684,"type":"article-journal","abstract":"A set of lake surface sediment samples and aquatic macrophytes from the eastern and central Tibetan Plateau and a sediment core from Koucha Lake (northeastern Tibetan Plateau) were analysed for hydrogen isotope signals of aliphatic lipid biomarkers. The δD values of n-alkanes were correlated with those of meteoric water in the summer months and showed increasing Pearson correlation coefficients with increasing n-alkane chain length (r, 0.80 for n-C31). While in samples from the most humid regions (southeastern Tibetan Plateau), the apparent enrichment factors between meteoric water and lipids are close to those reported for other humid sites (ε≈−135‰ for mid-chain and ≈−125‰ for long chain n-alkanes), they become smaller (ε≈−118‰ to −41‰; mean value: −86‰) at sites with a negative moisture balance (northeastern and central Tibetan Plateau and Qaidam Basin). This might be caused by enrichment in deuterium of the source water used for lipid synthesis as a result of lake water evaporation and soil and leaf water evapotranspiration. In the core from Lake Koucha, decreasing δD values of all n-alkanes between 15 and 10calka BP give evidence for an intensification of the Asian summer monsoon. At ca. 9calka BP, a ca. 15‰ shift towards higher δD values of mid-chain n-alkanes suggests enhanced evaporation of the lake water, which outweighs higher precipitation amounts because of a temperature increase during the early Holocene monsoonal maximum. Only a few surface sediment samples show a significant offset between δD values of mid-chain n-alkanes and n-C31 (ΔδDmid-n-C31) and no systematic dependence between this offset and environmental parameters, such as mean annual precipitation, was found. In the core, available data for most samples also do not show a significant offset, only a slight increase (≈+15‰) of ΔδDmid-n-C31 at ca 10.0calka BP and a decrease (≈−17‰) at ca 6.8calka BP might indicate wetter and drier conditions, respectively. However, interpretation of ΔδDmid-n-C31 throughout the record is difficult because of a lack of reliable data for n-C31 in key sections of the core. So, more records are necessary to further test the potential applicability of ΔδDmid-n-C31 as a proxy for palaeo-hydrological conditions.","container-title":"Organic Geochemistry","DOI":"10.1016/j.orggeochem.2010.05.010","ISSN":"0146-6380","issue":"8","journalAbbreviation":"Organic Geochemistry","page":"779-790","source":"ScienceDirect","title":"δD values of &lt;i&gt;n&lt;/i&gt;-alkanes in Tibetan lake sediments and aquatic macrophytes – A surface sediment study and application to a 16   ka record from Lake Koucha","volume":"41","author":[{"family":"Aichner","given":"Bernhard"},{"family":"Herzschuh","given":"Ulrike"},{"family":"Wilkes","given":"Heinz"},{"family":"Vieth","given":"Andrea"},{"family":"Böhner","given":"Jürgen"}],"issued":{"date-parts":[["2010",8,1]]}}},{"id":854,"uris":["http://zotero.org/users/local/ejn7Sn3P/items/U7ED85JX"],"itemData":{"id":854,"type":"article-journal","abstract":"Svalbard spans large climate gradients, associated with atmospheric circulation patterns and variations in ocean heat content and sea ice cover. Future precipitation increases are projected to peak in the northeast and to mainly occur in winter, but uncertainties underscore the need for reconstructions of long-term spatial and temporal variations in precipitation amounts and seasonality. We use lipid biomarkers from four sedimentary lake records along a climatic gradient from western to northeastern Svalbard to reconstruct Holocene water cycle changes. We measured the leaf wax hydrogen isotopic composition of long-chain (terrestrial) and mid-chain (aquatic) n-alkanoic acids, reflecting δ2H of precipitation (δ2Hprecip) and lake water (δ2Hlake), respectively. δ2Hprecip values mainly reflect summer precipitation δ2H and evapotranspiration, whereas δ2Hlake values can reflect various precipitation seasonality due to varying lake hydrology. For one lake, we used the difference between δ2Hprecip and δ2Hlake (εprecip-lake) to infer summer evapotranspiration changes. Relatively 2H-enriched δ2Hprecip values and higher εprecip-lake in the Early and Middle Holocene suggest warm summers with higher evapotranspiration, and/or more proximal summer moisture. After c. 6 cal. ka BP, 2H-depleted δ2Hprecip values and lower εprecip-lake indicate summer cooling, less evapotranspiration, or more distally derived moisture. Early to Middle Holocene decrease in δ2Hlake values in two northern Spitsbergen lakes reflects an increase in the proportion of winter relative to summer precipitation, associated with regional warming and increased moisture supply, which may be due to increased distal moisture supply and/or reduced sea ice cover. Our northern Svalbard δ2Hlake records suggest great Late Holocene climate variability with periodic winter precipitation increases or decreases in summer precipitation inflow to the lakes. We find that Holocene summer precipitation δ2H values mainly follow changes in summer insolation and temperature, whereas the seasonal distribution of precipitation is sensitive to catchment hydrology, regional ocean surface conditions, and moisture source changes.","container-title":"Boreas","DOI":"10.1111/bor.12661","ISSN":"1502-3885","issue":"3","language":"en","license":"© 2024 The Authors. Boreas published by John Wiley &amp; Sons Ltd on behalf of The Boreas Collegium.","note":"_eprint: https://onlinelibrary.wiley.com/doi/pdf/10.1111/bor.12661","page":"430-452","source":"Wiley Online Library","title":"Seasonal precipitation variability on Svalbard inferred from Holocene sedimentary leaf wax δ2H","volume":"53","author":[{"family":"Kjellman","given":"Sofia E."},{"family":"Thomas","given":"Elizabeth K."},{"family":"Farnsworth","given":"Wesley R."},{"family":"Cowling","given":"Owen C."},{"family":"Allaart","given":"Lis"},{"family":"Brynjólfsson","given":"Skafti"},{"family":"Schomacker","given":"Anders"}],"issued":{"date-parts":[["2024"]]}}},{"id":687,"uris":["http://zotero.org/users/local/ejn7Sn3P/items/ZE9EQT64"],"itemData":{"id":687,"type":"article-journal","abstract":"The hydrogen isotope composition (δD) of paleoclimatic archives is increasingly being used as a proxy for the reconstruction of Quaternary hydroclimatic variability, but the factors controlling δD in arid/semi-arid regions remain poorly understood. We compared the hydrogen isotope composition of individual n-alkanes in the surface sediments of a series of lakes and puddles in Tibet with local meteorological and hydrological data. The results show that the δD of short-chain and long-chain n-alkanes is sensitive to hydroclimatic conditions, with δDp being the predominant control. δD becomes less depleted where precipitation amount and humidity are lower or evaporation is stronger. In addition, temperature is a significant factor affecting δD of mid-chain n-alkanes, with a significant negative correlation, and the temperature in spring, autumn and winter is an important influence on it. We believe that the δD of long-chain n-alkanes is still a good paleohydrological index in the arid/semi-arid region; δD indices of mid-chain and short-chain n-alkanes are also useful, and more mechanism research is needed.","container-title":"Quaternary International","DOI":"10.1016/j.quaint.2022.08.014","ISSN":"1040-6182","journalAbbreviation":"Quaternary International","page":"44-56","source":"ScienceDirect","title":"Impact of climatic and environmental factors on &lt;i&gt;δ&lt;/i&gt;D of &lt;i&gt;n&lt;/i&gt;-alkanes in the lake surface sediments of arid Tibet","volume":"637","author":[{"family":"Ling","given":"Yuan"},{"family":"Zheng","given":"Mianping"},{"family":"Sun","given":"Qing"},{"family":"Zhang","given":"Chengjun"},{"family":"Wang","given":"Yong"},{"family":"Xie","given":"Manman"}],"issued":{"date-parts":[["2022",11,10]]}}}],"schema":"https://github.com/citation-style-language/schema/raw/master/csl-citation.json"} </w:instrText>
      </w:r>
      <w:r w:rsidR="000A558D" w:rsidRPr="00A13A6C">
        <w:rPr>
          <w:rFonts w:ascii="Times New Roman" w:hAnsi="Times New Roman" w:cs="Times New Roman"/>
        </w:rPr>
        <w:fldChar w:fldCharType="separate"/>
      </w:r>
      <w:r w:rsidR="00AE76CC" w:rsidRPr="00A13A6C">
        <w:rPr>
          <w:rFonts w:ascii="Times New Roman" w:hAnsi="Times New Roman" w:cs="Times New Roman"/>
        </w:rPr>
        <w:t xml:space="preserve">(Aichner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2010; Ling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2022; Kjellman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2024)</w:t>
      </w:r>
      <w:r w:rsidR="000A558D" w:rsidRPr="00A13A6C">
        <w:rPr>
          <w:rFonts w:ascii="Times New Roman" w:hAnsi="Times New Roman" w:cs="Times New Roman"/>
        </w:rPr>
        <w:fldChar w:fldCharType="end"/>
      </w:r>
      <w:r w:rsidR="00AA18AE" w:rsidRPr="00A13A6C">
        <w:rPr>
          <w:rFonts w:ascii="Times New Roman" w:hAnsi="Times New Roman" w:cs="Times New Roman"/>
        </w:rPr>
        <w:t xml:space="preserve">. </w:t>
      </w:r>
      <w:r w:rsidR="0007759D" w:rsidRPr="00A13A6C">
        <w:rPr>
          <w:rFonts w:ascii="Times New Roman" w:hAnsi="Times New Roman" w:cs="Times New Roman"/>
        </w:rPr>
        <w:t xml:space="preserve">Notably, compound-specific isotopic analyses of n-alkanes with different chain lengths enable the disentanglement of source-specific environmental signals. Short- and mid-chain homologues, typically derived from aquatic and emergent macrophytes, primarily record hydrological conditions within </w:t>
      </w:r>
      <w:r w:rsidR="00EB7FBF" w:rsidRPr="00A13A6C">
        <w:rPr>
          <w:rFonts w:ascii="Times New Roman" w:hAnsi="Times New Roman" w:cs="Times New Roman"/>
        </w:rPr>
        <w:t xml:space="preserve">lake or </w:t>
      </w:r>
      <w:r w:rsidR="0007759D" w:rsidRPr="00A13A6C">
        <w:rPr>
          <w:rFonts w:ascii="Times New Roman" w:hAnsi="Times New Roman" w:cs="Times New Roman"/>
        </w:rPr>
        <w:t>wetland systems</w:t>
      </w:r>
      <w:r w:rsidR="00AA18AE"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{"citationID":"8oayrf4Z","properties":{"unsorted":false,"formattedCitation":"(Nichols {\\i{}et al.} 2006; Ling {\\i{}et al.} 2022)","plainCitation":"(Nichols et al. 2006; Ling et al. 2022)","noteIndex":0},"citationItems":[{"id":687,"uris":["http://zotero.org/users/local/ejn7Sn3P/items/ZE9EQT64"],"itemData":{"id":687,"type":"article-journal","abstract":"The hydrogen isotope composition (δD) of paleoclimatic archives is increasingly being used as a proxy for the reconstruction of Quaternary hydroclimatic variability, but the factors controlling δD in arid/semi-arid regions remain poorly understood. We compared the hydrogen isotope composition of individual n-alkanes in the surface sediments of a series of lakes and puddles in Tibet with local meteorological and hydrological data. The results show that the δD of short-chain and long-chain n-alkanes is sensitive to hydroclimatic conditions, with δDp being the predominant control. δD becomes less depleted where precipitation amount and humidity are lower or evaporation is stronger. In addition, temperature is a significant factor affecting δD of mid-chain n-alkanes, with a significant negative correlation, and the temperature in spring, autumn and winter is an important influence on it. We believe that the δD of long-chain n-alkanes is still a good paleohydrological index in the arid/semi-arid region; δD indices of mid-chain and short-chain n-alkanes are also useful, and more mechanism research is needed.","container-title":"Quaternary International","DOI":"10.1016/j.quaint.2022.08.014","ISSN":"1040-6182","journalAbbreviation":"Quaternary International","page":"44-56","source":"ScienceDirect","title":"Impact of climatic and environmental factors on &lt;i&gt;δ&lt;/i&gt;D of &lt;i&gt;n&lt;/i&gt;-alkanes in the lake surface sediments of arid Tibet","volume":"637","author":[{"family":"Ling","given":"Yuan"},{"family":"Zheng","given":"Mianping"},{"family":"Sun","given":"Qing"},{"family":"Zhang","given":"Chengjun"},{"family":"Wang","given":"Yong"},{"family":"Xie","given":"Manman"}],"issued":{"date-parts":[["2022",11,10]]}}},{"id":860,"uris":["http://zotero.org/users/local/ejn7Sn3P/items/ARSZ4SUC"],"itemData":{"id":860,"type":"article-journal","abstract":"Proxies such as plant macrofossils, humification indices and testate amoebae have been developed to reconstruct past hydrological variability in ombrotrophic peatlands. Reconstructions based on these approaches have resulted in records of decadal- to centennial-scale moisture variability in regions of North America and elsewhere. Although the various peatland moisture proxies generally show significant temporal covariance, multi-proxy approaches can refine knowledge of the multivariate nature of climate change and increase confidence in interpretations. Here, we demonstrate that ratios of the abundances of n-alkanes provide a new and efficient way of reconstructing past peatland surface moisture change. We found strong correlations among n-alkane indices, humification indices and testate amoebae-inferred water table depths from a single core. Biogeochemical proxies can be used in paleohydrological reconstructions for ombrotrophic bogs to provide a new and complementary source of data from these under-utilized paleoclimate archives.","container-title":"Organic Geochemistry","DOI":"10.1016/j.orggeochem.2006.06.020","ISSN":"0146-6380","issue":"11","journalAbbreviation":"Organic Geochemistry","page":"1505-1513","source":"ScienceDirect","title":"Paleohydrologic reconstruction based on &lt;i&gt;n&lt;/i&gt;-alkane distributions in ombrotrophic peat","volume":"37","author":[{"family":"Nichols","given":"Jonathan E."},{"family":"Booth","given":"Robert K."},{"family":"Jackson","given":"Stephen T."},{"family":"Pendall","given":"Elise G."},{"family":"Huang","given":"Yongsong"}],"issued":{"date-parts":[["2006",11,1]]}}}],"schema":"https://github.com/citation-style-language/schema/raw/master/csl-citation.json"} </w:instrText>
      </w:r>
      <w:r w:rsidR="00AA18AE" w:rsidRPr="00A13A6C">
        <w:rPr>
          <w:rFonts w:ascii="Times New Roman" w:hAnsi="Times New Roman" w:cs="Times New Roman"/>
        </w:rPr>
        <w:fldChar w:fldCharType="separate"/>
      </w:r>
      <w:r w:rsidR="00AE76CC" w:rsidRPr="00A13A6C">
        <w:rPr>
          <w:rFonts w:ascii="Times New Roman" w:hAnsi="Times New Roman" w:cs="Times New Roman"/>
        </w:rPr>
        <w:t xml:space="preserve">(Nichols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2006; Ling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2022)</w:t>
      </w:r>
      <w:r w:rsidR="00AA18AE" w:rsidRPr="00A13A6C">
        <w:rPr>
          <w:rFonts w:ascii="Times New Roman" w:hAnsi="Times New Roman" w:cs="Times New Roman"/>
        </w:rPr>
        <w:fldChar w:fldCharType="end"/>
      </w:r>
      <w:r w:rsidR="0007759D" w:rsidRPr="00A13A6C">
        <w:rPr>
          <w:rFonts w:ascii="Times New Roman" w:hAnsi="Times New Roman" w:cs="Times New Roman"/>
        </w:rPr>
        <w:t>. In contrast, long-chain homologues, derived from terrestrial vascular plants, integrate signals from the catchment area and largely reflect the isotopic composition of</w:t>
      </w:r>
      <w:r w:rsidR="004305A1" w:rsidRPr="00A13A6C">
        <w:rPr>
          <w:rFonts w:ascii="Times New Roman" w:hAnsi="Times New Roman" w:cs="Times New Roman"/>
        </w:rPr>
        <w:t xml:space="preserve"> meteoric water</w:t>
      </w:r>
      <w:r w:rsidR="0007759D" w:rsidRPr="00A13A6C">
        <w:rPr>
          <w:rFonts w:ascii="Times New Roman" w:hAnsi="Times New Roman" w:cs="Times New Roman"/>
        </w:rPr>
        <w:t xml:space="preserve"> </w:t>
      </w:r>
      <w:r w:rsidR="000E05AE" w:rsidRPr="00A13A6C">
        <w:rPr>
          <w:rFonts w:ascii="Times New Roman" w:hAnsi="Times New Roman" w:cs="Times New Roman"/>
        </w:rPr>
        <w:t xml:space="preserve">(i.e., </w:t>
      </w:r>
      <w:r w:rsidR="0007759D" w:rsidRPr="00A13A6C">
        <w:rPr>
          <w:rFonts w:ascii="Times New Roman" w:hAnsi="Times New Roman" w:cs="Times New Roman"/>
        </w:rPr>
        <w:t>precipitation</w:t>
      </w:r>
      <w:r w:rsidR="000E05AE" w:rsidRPr="00A13A6C">
        <w:rPr>
          <w:rFonts w:ascii="Times New Roman" w:hAnsi="Times New Roman" w:cs="Times New Roman"/>
        </w:rPr>
        <w:t>)</w:t>
      </w:r>
      <w:r w:rsidR="00CF3A76" w:rsidRPr="00A13A6C">
        <w:rPr>
          <w:rFonts w:ascii="Times New Roman" w:hAnsi="Times New Roman" w:cs="Times New Roman"/>
        </w:rPr>
        <w:t xml:space="preserve"> </w:t>
      </w:r>
      <w:r w:rsidR="00CF3A76" w:rsidRPr="00A13A6C">
        <w:rPr>
          <w:rFonts w:ascii="Times New Roman" w:hAnsi="Times New Roman" w:cs="Times New Roman"/>
        </w:rPr>
        <w:fldChar w:fldCharType="begin"/>
      </w:r>
      <w:r w:rsidR="00EE7028" w:rsidRPr="00A13A6C">
        <w:rPr>
          <w:rFonts w:ascii="Times New Roman" w:hAnsi="Times New Roman" w:cs="Times New Roman"/>
        </w:rPr>
        <w:instrText xml:space="preserve"> ADDIN ZOTERO_ITEM CSL_CITATION {"citationID":"amKCF6HO","properties":{"unsorted":false,"formattedCitation":"(Aichner {\\i{}et al.} 2010; Ling {\\i{}et al.} 2022; Kjellman {\\i{}et al.} 2024)","plainCitation":"(Aichner et al. 2010; Ling et al. 2022; Kjellman et al. 2024)","noteIndex":0},"citationItems":[{"id":684,"uris":["http://zotero.org/users/local/ejn7Sn3P/items/RDXVKV9Q"],"itemData":{"id":684,"type":"article-journal","abstract":"A set of lake surface sediment samples and aquatic macrophytes from the eastern and central Tibetan Plateau and a sediment core from Koucha Lake (northeastern Tibetan Plateau) were analysed for hydrogen isotope signals of aliphatic lipid biomarkers. The δD values of n-alkanes were correlated with those of meteoric water in the summer months and showed increasing Pearson correlation coefficients with increasing n-alkane chain length (r, 0.80 for n-C31). While in samples from the most humid regions (southeastern Tibetan Plateau), the apparent enrichment factors between meteoric water and lipids are close to those reported for other humid sites (ε≈−135‰ for mid-chain and ≈−125‰ for long chain n-alkanes), they become smaller (ε≈−118‰ to −41‰; mean value: −86‰) at sites with a negative moisture balance (northeastern and central Tibetan Plateau and Qaidam Basin). This might be caused by enrichment in deuterium of the source water used for lipid synthesis as a result of lake water evaporation and soil and leaf water evapotranspiration. In the core from Lake Koucha, decreasing δD values of all n-alkanes between 15 and 10calka BP give evidence for an intensification of the Asian summer monsoon. At ca. 9calka BP, a ca. 15‰ shift towards higher δD values of mid-chain n-alkanes suggests enhanced evaporation of the lake water, which outweighs higher precipitation amounts because of a temperature increase during the early Holocene monsoonal maximum. Only a few surface sediment samples show a significant offset between δD values of mid-chain n-alkanes and n-C31 (ΔδDmid-n-C31) and no systematic dependence between this offset and environmental parameters, such as mean annual precipitation, was found. In the core, available data for most samples also do not show a significant offset, only a slight increase (≈+15‰) of ΔδDmid-n-C31 at ca 10.0calka BP and a decrease (≈−17‰) at ca 6.8calka BP might indicate wetter and drier conditions, respectively. However, interpretation of ΔδDmid-n-C31 throughout the record is difficult because of a lack of reliable data for n-C31 in key sections of the core. So, more records are necessary to further test the potential applicability of ΔδDmid-n-C31 as a proxy for palaeo-hydrological conditions.","container-title":"Organic Geochemistry","DOI":"10.1016/j.orggeochem.2010.05.010","ISSN":"0146-6380","issue":"8","journalAbbreviation":"Organic Geochemistry","page":"779-790","source":"ScienceDirect","title":"δD values of &lt;i&gt;n&lt;/i&gt;-alkanes in Tibetan lake sediments and aquatic macrophytes – A surface sediment study and application to a 16   ka record from Lake Koucha","volume":"41","author":[{"family":"Aichner","given":"Bernhard"},{"family":"Herzschuh","given":"Ulrike"},{"family":"Wilkes","given":"Heinz"},{"family":"Vieth","given":"Andrea"},{"family":"Böhner","given":"Jürgen"}],"issued":{"date-parts":[["2010",8,1]]}}},{"id":854,"uris":["http://zotero.org/users/local/ejn7Sn3P/items/U7ED85JX"],"itemData":{"id":854,"type":"article-journal","abstract":"Svalbard spans large climate gradients, associated with atmospheric circulation patterns and variations in ocean heat content and sea ice cover. Future precipitation increases are projected to peak in the northeast and to mainly occur in winter, but uncertainties underscore the need for reconstructions of long-term spatial and temporal variations in precipitation amounts and seasonality. We use lipid biomarkers from four sedimentary lake records along a climatic gradient from western to northeastern Svalbard to reconstruct Holocene water cycle changes. We measured the leaf wax hydrogen isotopic composition of long-chain (terrestrial) and mid-chain (aquatic) n-alkanoic acids, reflecting δ2H of precipitation (δ2Hprecip) and lake water (δ2Hlake), respectively. δ2Hprecip values mainly reflect summer precipitation δ2H and evapotranspiration, whereas δ2Hlake values can reflect various precipitation seasonality due to varying lake hydrology. For one lake, we used the difference between δ2Hprecip and δ2Hlake (εprecip-lake) to infer summer evapotranspiration changes. Relatively 2H-enriched δ2Hprecip values and higher εprecip-lake in the Early and Middle Holocene suggest warm summers with higher evapotranspiration, and/or more proximal summer moisture. After c. 6 cal. ka BP, 2H-depleted δ2Hprecip values and lower εprecip-lake indicate summer cooling, less evapotranspiration, or more distally derived moisture. Early to Middle Holocene decrease in δ2Hlake values in two northern Spitsbergen lakes reflects an increase in the proportion of winter relative to summer precipitation, associated with regional warming and increased moisture supply, which may be due to increased distal moisture supply and/or reduced sea ice cover. Our northern Svalbard δ2Hlake records suggest great Late Holocene climate variability with periodic winter precipitation increases or decreases in summer precipitation inflow to the lakes. We find that Holocene summer precipitation δ2H values mainly follow changes in summer insolation and temperature, whereas the seasonal distribution of precipitation is sensitive to catchment hydrology, regional ocean surface conditions, and moisture source changes.","container-title":"Boreas","DOI":"10.1111/bor.12661","ISSN":"1502-3885","issue":"3","language":"en","license":"© 2024 The Authors. Boreas published by John Wiley &amp; Sons Ltd on behalf of The Boreas Collegium.","note":"_eprint: https://onlinelibrary.wiley.com/doi/pdf/10.1111/bor.12661","page":"430-452","source":"Wiley Online Library","title":"Seasonal precipitation variability on Svalbard inferred from Holocene sedimentary leaf wax δ2H","volume":"53","author":[{"family":"Kjellman","given":"Sofia E."},{"family":"Thomas","given":"Elizabeth K."},{"family":"Farnsworth","given":"Wesley R."},{"family":"Cowling","given":"Owen C."},{"family":"Allaart","given":"Lis"},{"family":"Brynjólfsson","given":"Skafti"},{"family":"Schomacker","given":"Anders"}],"issued":{"date-parts":[["2024"]]}}},{"id":687,"uris":["http://zotero.org/users/local/ejn7Sn3P/items/ZE9EQT64"],"itemData":{"id":687,"type":"article-journal","abstract":"The hydrogen isotope composition (δD) of paleoclimatic archives is increasingly being used as a proxy for the reconstruction of Quaternary hydroclimatic variability, but the factors controlling δD in arid/semi-arid regions remain poorly understood. We compared the hydrogen isotope composition of individual n-alkanes in the surface sediments of a series of lakes and puddles in Tibet with local meteorological and hydrological data. The results show that the δD of short-chain and long-chain n-alkanes is sensitive to hydroclimatic conditions, with δDp being the predominant control. δD becomes less depleted where precipitation amount and humidity are lower or evaporation is stronger. In addition, temperature is a significant factor affecting δD of mid-chain n-alkanes, with a significant negative correlation, and the temperature in spring, autumn and winter is an important influence on it. We believe that the δD of long-chain n-alkanes is still a good paleohydrological index in the arid/semi-arid region; δD indices of mid-chain and short-chain n-alkanes are also useful, and more mechanism research is needed.","container-title":"Quaternary International","DOI":"10.1016/j.quaint.2022.08.014","ISSN":"1040-6182","journalAbbreviation":"Quaternary International","page":"44-56","source":"ScienceDirect","title":"Impact of climatic and environmental factors on &lt;i&gt;δ&lt;/i&gt;D of &lt;i&gt;n&lt;/i&gt;-alkanes in the lake surface sediments of arid Tibet","volume":"637","author":[{"family":"Ling","given":"Yuan"},{"family":"Zheng","given":"Mianping"},{"family":"Sun","given":"Qing"},{"family":"Zhang","given":"Chengjun"},{"family":"Wang","given":"Yong"},{"family":"Xie","given":"Manman"}],"issued":{"date-parts":[["2022",11,10]]}}}],"schema":"https://github.com/citation-style-language/schema/raw/master/csl-citation.json"} </w:instrText>
      </w:r>
      <w:r w:rsidR="00CF3A76" w:rsidRPr="00A13A6C">
        <w:rPr>
          <w:rFonts w:ascii="Times New Roman" w:hAnsi="Times New Roman" w:cs="Times New Roman"/>
        </w:rPr>
        <w:fldChar w:fldCharType="separate"/>
      </w:r>
      <w:r w:rsidR="00CF3A76" w:rsidRPr="00A13A6C">
        <w:rPr>
          <w:rFonts w:ascii="Times New Roman" w:hAnsi="Times New Roman" w:cs="Times New Roman"/>
        </w:rPr>
        <w:t xml:space="preserve">(Aichner </w:t>
      </w:r>
      <w:r w:rsidR="00CF3A76" w:rsidRPr="00A13A6C">
        <w:rPr>
          <w:rFonts w:ascii="Times New Roman" w:hAnsi="Times New Roman" w:cs="Times New Roman"/>
          <w:i/>
          <w:iCs/>
        </w:rPr>
        <w:t>et al.</w:t>
      </w:r>
      <w:r w:rsidR="00CF3A76" w:rsidRPr="00A13A6C">
        <w:rPr>
          <w:rFonts w:ascii="Times New Roman" w:hAnsi="Times New Roman" w:cs="Times New Roman"/>
        </w:rPr>
        <w:t xml:space="preserve"> 2010; Ling </w:t>
      </w:r>
      <w:r w:rsidR="00CF3A76" w:rsidRPr="00A13A6C">
        <w:rPr>
          <w:rFonts w:ascii="Times New Roman" w:hAnsi="Times New Roman" w:cs="Times New Roman"/>
          <w:i/>
          <w:iCs/>
        </w:rPr>
        <w:t>et al.</w:t>
      </w:r>
      <w:r w:rsidR="00CF3A76" w:rsidRPr="00A13A6C">
        <w:rPr>
          <w:rFonts w:ascii="Times New Roman" w:hAnsi="Times New Roman" w:cs="Times New Roman"/>
        </w:rPr>
        <w:t xml:space="preserve"> 2022; Kjellman </w:t>
      </w:r>
      <w:r w:rsidR="00CF3A76" w:rsidRPr="00A13A6C">
        <w:rPr>
          <w:rFonts w:ascii="Times New Roman" w:hAnsi="Times New Roman" w:cs="Times New Roman"/>
          <w:i/>
          <w:iCs/>
        </w:rPr>
        <w:t>et al.</w:t>
      </w:r>
      <w:r w:rsidR="00CF3A76" w:rsidRPr="00A13A6C">
        <w:rPr>
          <w:rFonts w:ascii="Times New Roman" w:hAnsi="Times New Roman" w:cs="Times New Roman"/>
        </w:rPr>
        <w:t xml:space="preserve"> 2024)</w:t>
      </w:r>
      <w:r w:rsidR="00CF3A76" w:rsidRPr="00A13A6C">
        <w:rPr>
          <w:rFonts w:ascii="Times New Roman" w:hAnsi="Times New Roman" w:cs="Times New Roman"/>
        </w:rPr>
        <w:fldChar w:fldCharType="end"/>
      </w:r>
      <w:r w:rsidR="0007759D" w:rsidRPr="00A13A6C">
        <w:rPr>
          <w:rFonts w:ascii="Times New Roman" w:hAnsi="Times New Roman" w:cs="Times New Roman"/>
        </w:rPr>
        <w:t xml:space="preserve">. </w:t>
      </w:r>
    </w:p>
    <w:p w14:paraId="495BA3C2" w14:textId="27CB7B84" w:rsidR="00180767" w:rsidRPr="00A13A6C" w:rsidRDefault="00CB1E67" w:rsidP="00C2465E">
      <w:pPr>
        <w:spacing w:before="120" w:after="120" w:line="480" w:lineRule="auto"/>
        <w:jc w:val="both"/>
        <w:rPr>
          <w:rFonts w:ascii="Times New Roman" w:hAnsi="Times New Roman" w:cs="Times New Roman"/>
        </w:rPr>
      </w:pPr>
      <w:r w:rsidRPr="00A13A6C">
        <w:rPr>
          <w:rFonts w:ascii="Times New Roman" w:hAnsi="Times New Roman" w:cs="Times New Roman"/>
        </w:rPr>
        <w:t xml:space="preserve">Here, we investigate environmental dynamics across the Pleistocene–Holocene transition (ca. 25,000–10,000 cal yr BP) in the Cantabrian Region using a multi-proxy record from the Verdeospesoa peat bog. </w:t>
      </w:r>
      <w:r w:rsidR="00180767" w:rsidRPr="00A13A6C">
        <w:rPr>
          <w:rFonts w:ascii="Times New Roman" w:hAnsi="Times New Roman" w:cs="Times New Roman"/>
        </w:rPr>
        <w:t xml:space="preserve">Specifically, our objectives are: (i) to reconstruct temporal changes in vegetation composition and hydrological conditions during the Late Pleistocene–Early Holocene transition; </w:t>
      </w:r>
      <w:ins w:id="18" w:author="Marco Adolfo Vidal Cordasco" w:date="2026-06-27T12:03:00Z" w16du:dateUtc="2026-06-27T11:03:00Z">
        <w:r w:rsidR="00EB4AFE">
          <w:rPr>
            <w:rFonts w:ascii="Times New Roman" w:hAnsi="Times New Roman" w:cs="Times New Roman"/>
          </w:rPr>
          <w:t xml:space="preserve">and </w:t>
        </w:r>
      </w:ins>
      <w:r w:rsidR="00180767" w:rsidRPr="00A13A6C">
        <w:rPr>
          <w:rFonts w:ascii="Times New Roman" w:hAnsi="Times New Roman" w:cs="Times New Roman"/>
        </w:rPr>
        <w:t>(ii) to evaluate the relative influence of precipitation, temperature, and evapotranspiration on soil-moisture dynamics</w:t>
      </w:r>
      <w:del w:id="19" w:author="Marco Adolfo Vidal Cordasco" w:date="2026-06-27T12:03:00Z" w16du:dateUtc="2026-06-27T11:03:00Z">
        <w:r w:rsidR="00180767" w:rsidRPr="00A13A6C" w:rsidDel="00EB4AFE">
          <w:rPr>
            <w:rFonts w:ascii="Times New Roman" w:hAnsi="Times New Roman" w:cs="Times New Roman"/>
          </w:rPr>
          <w:delText xml:space="preserve">; and (iii) to assess how vegetation–climate interactions evolved during a period of </w:delText>
        </w:r>
        <w:r w:rsidR="00A86C55" w:rsidRPr="00A13A6C" w:rsidDel="00EB4AFE">
          <w:rPr>
            <w:rFonts w:ascii="Times New Roman" w:hAnsi="Times New Roman" w:cs="Times New Roman"/>
          </w:rPr>
          <w:delText>marked</w:delText>
        </w:r>
        <w:r w:rsidR="00180767" w:rsidRPr="00A13A6C" w:rsidDel="00EB4AFE">
          <w:rPr>
            <w:rFonts w:ascii="Times New Roman" w:hAnsi="Times New Roman" w:cs="Times New Roman"/>
          </w:rPr>
          <w:delText xml:space="preserve"> environmental change</w:delText>
        </w:r>
        <w:r w:rsidR="00A86C55" w:rsidRPr="00A13A6C" w:rsidDel="00EB4AFE">
          <w:rPr>
            <w:rFonts w:ascii="Times New Roman" w:hAnsi="Times New Roman" w:cs="Times New Roman"/>
          </w:rPr>
          <w:delText>s</w:delText>
        </w:r>
        <w:r w:rsidR="00180767" w:rsidRPr="00A13A6C" w:rsidDel="00EB4AFE">
          <w:rPr>
            <w:rFonts w:ascii="Times New Roman" w:hAnsi="Times New Roman" w:cs="Times New Roman"/>
          </w:rPr>
          <w:delText>.</w:delText>
        </w:r>
      </w:del>
      <w:ins w:id="20" w:author="Marco Adolfo Vidal Cordasco" w:date="2026-06-27T12:03:00Z" w16du:dateUtc="2026-06-27T11:03:00Z">
        <w:r w:rsidR="00EB4AFE">
          <w:rPr>
            <w:rFonts w:ascii="Times New Roman" w:hAnsi="Times New Roman" w:cs="Times New Roman"/>
          </w:rPr>
          <w:t>.</w:t>
        </w:r>
      </w:ins>
    </w:p>
    <w:p w14:paraId="755E07D9" w14:textId="6C0BC91B" w:rsidR="00CB1E67" w:rsidRPr="00A13A6C" w:rsidRDefault="00CB1E67" w:rsidP="00C2465E">
      <w:pPr>
        <w:spacing w:before="120" w:after="120" w:line="480" w:lineRule="auto"/>
        <w:jc w:val="both"/>
        <w:rPr>
          <w:rFonts w:ascii="Times New Roman" w:hAnsi="Times New Roman" w:cs="Times New Roman"/>
        </w:rPr>
      </w:pPr>
      <w:r w:rsidRPr="00A13A6C">
        <w:rPr>
          <w:rFonts w:ascii="Times New Roman" w:hAnsi="Times New Roman" w:cs="Times New Roman"/>
        </w:rPr>
        <w:t xml:space="preserve">Previous palynological analyses at this site documented </w:t>
      </w:r>
      <w:r w:rsidR="00A86C55" w:rsidRPr="00A13A6C">
        <w:rPr>
          <w:rFonts w:ascii="Times New Roman" w:hAnsi="Times New Roman" w:cs="Times New Roman"/>
        </w:rPr>
        <w:t>remarkable</w:t>
      </w:r>
      <w:r w:rsidRPr="00A13A6C">
        <w:rPr>
          <w:rFonts w:ascii="Times New Roman" w:hAnsi="Times New Roman" w:cs="Times New Roman"/>
        </w:rPr>
        <w:t xml:space="preserve"> vegetation changes </w:t>
      </w:r>
      <w:r w:rsidR="00930F0B" w:rsidRPr="00A13A6C">
        <w:rPr>
          <w:rFonts w:ascii="Times New Roman" w:hAnsi="Times New Roman" w:cs="Times New Roman"/>
        </w:rPr>
        <w:t>at the end of</w:t>
      </w:r>
      <w:r w:rsidRPr="00A13A6C">
        <w:rPr>
          <w:rFonts w:ascii="Times New Roman" w:hAnsi="Times New Roman" w:cs="Times New Roman"/>
        </w:rPr>
        <w:t xml:space="preserve"> the Late Pleistocene (Pérez-Díaz &amp; López-Sáez, 2021). Building on th</w:t>
      </w:r>
      <w:r w:rsidR="00654816" w:rsidRPr="00A13A6C">
        <w:rPr>
          <w:rFonts w:ascii="Times New Roman" w:hAnsi="Times New Roman" w:cs="Times New Roman"/>
        </w:rPr>
        <w:t>ese analyses</w:t>
      </w:r>
      <w:r w:rsidRPr="00A13A6C">
        <w:rPr>
          <w:rFonts w:ascii="Times New Roman" w:hAnsi="Times New Roman" w:cs="Times New Roman"/>
        </w:rPr>
        <w:t xml:space="preserve">, we expand the paleoenvironmental reconstruction by incorporating n-alkane distributions and compound-specific δ¹³C and δD analyses, sedimentary ancient DNA (sedaDNA) metabarcoding, and pollen-based paleoclimate reconstructions. We further integrate these proxy records with process-based vegetation modelling, which simulates land-cover dynamics as a function of climate, soil </w:t>
      </w:r>
      <w:r w:rsidRPr="00A13A6C">
        <w:rPr>
          <w:rFonts w:ascii="Times New Roman" w:hAnsi="Times New Roman" w:cs="Times New Roman"/>
        </w:rPr>
        <w:lastRenderedPageBreak/>
        <w:t>properties, and atmospheric CO₂, thereby enabling explicit testing of hypotheses regarding the drivers of vegetation change</w:t>
      </w:r>
      <w:del w:id="21" w:author="Marco Adolfo Vidal Cordasco" w:date="2026-06-26T17:14:00Z" w16du:dateUtc="2026-06-26T16:14:00Z">
        <w:r w:rsidRPr="00A13A6C" w:rsidDel="0027290B">
          <w:rPr>
            <w:rFonts w:ascii="Times New Roman" w:hAnsi="Times New Roman" w:cs="Times New Roman"/>
          </w:rPr>
          <w:delText xml:space="preserve">. The combination of these approaches provides a framework for reconstructing past environmental conditions and disentangling the mechanisms underlying ecosystem responses to </w:delText>
        </w:r>
        <w:r w:rsidR="00B70AC3" w:rsidRPr="00A13A6C" w:rsidDel="0027290B">
          <w:rPr>
            <w:rFonts w:ascii="Times New Roman" w:hAnsi="Times New Roman" w:cs="Times New Roman"/>
          </w:rPr>
          <w:delText xml:space="preserve">past </w:delText>
        </w:r>
        <w:r w:rsidRPr="00A13A6C" w:rsidDel="0027290B">
          <w:rPr>
            <w:rFonts w:ascii="Times New Roman" w:hAnsi="Times New Roman" w:cs="Times New Roman"/>
          </w:rPr>
          <w:delText>climat</w:delText>
        </w:r>
        <w:r w:rsidR="00EA7189" w:rsidRPr="00A13A6C" w:rsidDel="0027290B">
          <w:rPr>
            <w:rFonts w:ascii="Times New Roman" w:hAnsi="Times New Roman" w:cs="Times New Roman"/>
          </w:rPr>
          <w:delText>e</w:delText>
        </w:r>
        <w:r w:rsidRPr="00A13A6C" w:rsidDel="0027290B">
          <w:rPr>
            <w:rFonts w:ascii="Times New Roman" w:hAnsi="Times New Roman" w:cs="Times New Roman"/>
          </w:rPr>
          <w:delText xml:space="preserve"> </w:delText>
        </w:r>
        <w:r w:rsidR="00EA7189" w:rsidRPr="00A13A6C" w:rsidDel="0027290B">
          <w:rPr>
            <w:rFonts w:ascii="Times New Roman" w:hAnsi="Times New Roman" w:cs="Times New Roman"/>
          </w:rPr>
          <w:delText>change</w:delText>
        </w:r>
      </w:del>
      <w:r w:rsidRPr="00A13A6C">
        <w:rPr>
          <w:rFonts w:ascii="Times New Roman" w:hAnsi="Times New Roman" w:cs="Times New Roman"/>
        </w:rPr>
        <w:t xml:space="preserve"> </w:t>
      </w:r>
      <w:r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{"citationID":"umKymHsG","properties":{"unsorted":false,"formattedCitation":"(Alsos {\\i{}et al.} 2024)","plainCitation":"(Alsos et al. 2024)","noteIndex":0},"citationItems":[{"id":824,"uris":["http://zotero.org/users/local/ejn7Sn3P/items/H3L3MJGK"],"itemData":{"id":824,"type":"article-journal","abstract":"Ecosystem response to climate change is complex. In order to forecast ecosystem dynamics, we need high-quality data on changes in past species abundance that can inform process-based models. Sedimentary ancient DNA (sedaDNA) has revolutionised our ability to document past ecosystems' dynamics. It provides time series of increased taxonomic resolution compared to microfossils (pollen, spores), and can often give species-level information, especially for past vascular plant and mammal abundances. Time series are much richer in information than contemporary spatial distribution information, which have been traditionally used to train models for predicting biodiversity and ecosystem responses to climate change. Here, we outline the potential contribution of sedaDNA to forecast ecosystem changes. We showcase how species-level time series may allow quantification of the effect of biotic interactions in ecosystem dynamics, and be used to estimate dispersal rates when a dense network of sites is available. By combining palaeo-time series, process-based models, and inverse modelling, we can recover the biotic and abiotic processes underlying ecosystem dynamics, which are traditionally very challenging to characterise. Dynamic models informed by sedaDNA can further be used to extrapolate beyond current dynamics and provide robust forecasts of ecosystem responses to future climate change.\nThis article is part of the theme issue ‘Ecological novelty and planetary stewardship: biodiversity dynamics in a transforming biosphere’.","container-title":"Philosophical Transactions of the Royal Society B","DOI":"10.1098/rstb.2023.0017","journalAbbreviation":"Philosophical Transactions of the Royal Society B","source":"ResearchGate","title":"Using ancient sedimentary DNA to forecast ecosystem trajectories under climate change","volume":"379","author":[{"family":"Alsos","given":"Inger G."},{"family":"Boussange","given":"Victor"},{"family":"Rijal","given":"Dilli"},{"family":"Beaulieu","given":"Marieke"},{"family":"Brown","given":"Antony"},{"family":"Herzschuh","given":"Ulrike"},{"family":"Svenning","given":"Jens-Christian"},{"family":"Pellissier","given":"Loïc"}],"issued":{"date-parts":[["2024",4,8]]}}}],"schema":"https://github.com/citation-style-language/schema/raw/master/csl-citation.json"} </w:instrText>
      </w:r>
      <w:r w:rsidRPr="00A13A6C">
        <w:rPr>
          <w:rFonts w:ascii="Times New Roman" w:hAnsi="Times New Roman" w:cs="Times New Roman"/>
        </w:rPr>
        <w:fldChar w:fldCharType="separate"/>
      </w:r>
      <w:r w:rsidR="00AE76CC" w:rsidRPr="00A13A6C">
        <w:rPr>
          <w:rFonts w:ascii="Times New Roman" w:hAnsi="Times New Roman" w:cs="Times New Roman"/>
        </w:rPr>
        <w:t xml:space="preserve">(Alsos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2024)</w:t>
      </w:r>
      <w:r w:rsidRPr="00A13A6C">
        <w:rPr>
          <w:rFonts w:ascii="Times New Roman" w:hAnsi="Times New Roman" w:cs="Times New Roman"/>
        </w:rPr>
        <w:fldChar w:fldCharType="end"/>
      </w:r>
      <w:r w:rsidRPr="00A13A6C">
        <w:rPr>
          <w:rFonts w:ascii="Times New Roman" w:hAnsi="Times New Roman" w:cs="Times New Roman"/>
        </w:rPr>
        <w:t xml:space="preserve">. </w:t>
      </w:r>
    </w:p>
    <w:p w14:paraId="6FA0EA5A" w14:textId="77777777" w:rsidR="001656ED" w:rsidRPr="00A13A6C" w:rsidRDefault="001656ED" w:rsidP="00C2465E">
      <w:pPr>
        <w:spacing w:before="120" w:after="120" w:line="480" w:lineRule="auto"/>
        <w:jc w:val="both"/>
        <w:rPr>
          <w:rFonts w:ascii="Times New Roman" w:hAnsi="Times New Roman" w:cs="Times New Roman"/>
        </w:rPr>
      </w:pPr>
    </w:p>
    <w:p w14:paraId="797FDDEA" w14:textId="77777777" w:rsidR="009B5A67" w:rsidRPr="00A13A6C" w:rsidRDefault="009B5A67" w:rsidP="00C2465E">
      <w:pPr>
        <w:spacing w:before="120" w:after="120" w:line="480" w:lineRule="auto"/>
        <w:jc w:val="both"/>
        <w:rPr>
          <w:rFonts w:ascii="Times New Roman" w:hAnsi="Times New Roman" w:cs="Times New Roman"/>
        </w:rPr>
      </w:pPr>
    </w:p>
    <w:p w14:paraId="47EEB94F" w14:textId="4E90CFE0" w:rsidR="00FA33C8" w:rsidRPr="00A13A6C" w:rsidRDefault="005E4001" w:rsidP="00C2465E">
      <w:pPr>
        <w:spacing w:before="120" w:after="120" w:line="480" w:lineRule="auto"/>
        <w:rPr>
          <w:rFonts w:ascii="Times New Roman" w:hAnsi="Times New Roman" w:cs="Times New Roman"/>
          <w:b/>
          <w:bCs/>
        </w:rPr>
      </w:pPr>
      <w:r w:rsidRPr="00A13A6C">
        <w:rPr>
          <w:rFonts w:ascii="Times New Roman" w:hAnsi="Times New Roman" w:cs="Times New Roman"/>
          <w:b/>
          <w:bCs/>
        </w:rPr>
        <w:t>MATERIALS AND METHODS</w:t>
      </w:r>
    </w:p>
    <w:p w14:paraId="4642D2DF" w14:textId="5D6B3DD8" w:rsidR="00EA46B6" w:rsidRPr="00A13A6C" w:rsidRDefault="00EA46B6" w:rsidP="00C2465E">
      <w:pPr>
        <w:spacing w:before="120" w:after="120" w:line="480" w:lineRule="auto"/>
        <w:rPr>
          <w:rFonts w:ascii="Times New Roman" w:hAnsi="Times New Roman" w:cs="Times New Roman"/>
          <w:b/>
          <w:bCs/>
        </w:rPr>
      </w:pPr>
      <w:r w:rsidRPr="00A13A6C">
        <w:rPr>
          <w:rFonts w:ascii="Times New Roman" w:hAnsi="Times New Roman" w:cs="Times New Roman"/>
          <w:b/>
          <w:bCs/>
        </w:rPr>
        <w:t xml:space="preserve">Verdeospesoa </w:t>
      </w:r>
      <w:r w:rsidR="00B033CC" w:rsidRPr="00A13A6C">
        <w:rPr>
          <w:rFonts w:ascii="Times New Roman" w:hAnsi="Times New Roman" w:cs="Times New Roman"/>
          <w:b/>
          <w:bCs/>
        </w:rPr>
        <w:t>record</w:t>
      </w:r>
    </w:p>
    <w:p w14:paraId="11A7695E" w14:textId="4F6AA5C6" w:rsidR="000E7E42" w:rsidRPr="00A13A6C" w:rsidRDefault="000E7E42" w:rsidP="00C2465E">
      <w:pPr>
        <w:spacing w:before="120" w:after="120" w:line="480" w:lineRule="auto"/>
        <w:jc w:val="both"/>
        <w:rPr>
          <w:rFonts w:ascii="Times New Roman" w:hAnsi="Times New Roman" w:cs="Times New Roman"/>
        </w:rPr>
      </w:pPr>
      <w:del w:id="22" w:author="Marco Adolfo Vidal Cordasco" w:date="2026-06-27T12:08:00Z" w16du:dateUtc="2026-06-27T11:08:00Z">
        <w:r w:rsidRPr="00A13A6C" w:rsidDel="00EB4AFE">
          <w:rPr>
            <w:rFonts w:ascii="Times New Roman" w:hAnsi="Times New Roman" w:cs="Times New Roman"/>
          </w:rPr>
          <w:delText xml:space="preserve">The </w:delText>
        </w:r>
      </w:del>
      <w:r w:rsidRPr="00A13A6C">
        <w:rPr>
          <w:rFonts w:ascii="Times New Roman" w:hAnsi="Times New Roman" w:cs="Times New Roman"/>
        </w:rPr>
        <w:t xml:space="preserve">Verdeospesoa </w:t>
      </w:r>
      <w:del w:id="23" w:author="Marco Adolfo Vidal Cordasco" w:date="2026-06-27T12:08:00Z" w16du:dateUtc="2026-06-27T11:08:00Z">
        <w:r w:rsidRPr="00A13A6C" w:rsidDel="00EB4AFE">
          <w:rPr>
            <w:rFonts w:ascii="Times New Roman" w:hAnsi="Times New Roman" w:cs="Times New Roman"/>
          </w:rPr>
          <w:delText xml:space="preserve">peat bog </w:delText>
        </w:r>
      </w:del>
      <w:r w:rsidRPr="00A13A6C">
        <w:rPr>
          <w:rFonts w:ascii="Times New Roman" w:hAnsi="Times New Roman" w:cs="Times New Roman"/>
        </w:rPr>
        <w:t xml:space="preserve">(43°00′18″ N; 2°51′41″ W) is located within Gorbeia Natural Park (Orozko, Basque Country, Spain). Situated at 1015 m.a.s.l., it covers approximately 516 m² and forms part of the Eurosiberian biogeographic belt of northern Iberia, within the Cantabrian Region (Figure 1). </w:t>
      </w:r>
      <w:r w:rsidR="00131D51" w:rsidRPr="00A13A6C">
        <w:rPr>
          <w:rFonts w:ascii="Times New Roman" w:hAnsi="Times New Roman" w:cs="Times New Roman"/>
        </w:rPr>
        <w:t xml:space="preserve">Present-day climate conditions at Verdeospesoa are characterised by cool summers, mild winters, and a relatively small annual temperature range, consistent with an oceanic regime under Atlantic influence (Figure 1). </w:t>
      </w:r>
      <w:r w:rsidRPr="00A13A6C">
        <w:rPr>
          <w:rFonts w:ascii="Times New Roman" w:hAnsi="Times New Roman" w:cs="Times New Roman"/>
        </w:rPr>
        <w:t xml:space="preserve">The present-day local vegetation in the mire is dominated by hygrophilous species (e.g., </w:t>
      </w:r>
      <w:r w:rsidRPr="00A13A6C">
        <w:rPr>
          <w:rFonts w:ascii="Times New Roman" w:hAnsi="Times New Roman" w:cs="Times New Roman"/>
          <w:i/>
          <w:iCs/>
        </w:rPr>
        <w:t>Drosera rotundifolia</w:t>
      </w:r>
      <w:r w:rsidRPr="00A13A6C">
        <w:rPr>
          <w:rFonts w:ascii="Times New Roman" w:hAnsi="Times New Roman" w:cs="Times New Roman"/>
        </w:rPr>
        <w:t xml:space="preserve">), surrounded by shrublands (e.g., </w:t>
      </w:r>
      <w:r w:rsidRPr="00A13A6C">
        <w:rPr>
          <w:rFonts w:ascii="Times New Roman" w:hAnsi="Times New Roman" w:cs="Times New Roman"/>
          <w:i/>
          <w:iCs/>
        </w:rPr>
        <w:t>Calluna vulgaris</w:t>
      </w:r>
      <w:r w:rsidRPr="00A13A6C">
        <w:rPr>
          <w:rFonts w:ascii="Times New Roman" w:hAnsi="Times New Roman" w:cs="Times New Roman"/>
        </w:rPr>
        <w:t xml:space="preserve">, </w:t>
      </w:r>
      <w:r w:rsidRPr="00A13A6C">
        <w:rPr>
          <w:rFonts w:ascii="Times New Roman" w:hAnsi="Times New Roman" w:cs="Times New Roman"/>
          <w:i/>
          <w:iCs/>
        </w:rPr>
        <w:t>Erica</w:t>
      </w:r>
      <w:r w:rsidRPr="00A13A6C">
        <w:rPr>
          <w:rFonts w:ascii="Times New Roman" w:hAnsi="Times New Roman" w:cs="Times New Roman"/>
        </w:rPr>
        <w:t xml:space="preserve">) and a few patches of acidophilous trees (e.g., </w:t>
      </w:r>
      <w:r w:rsidRPr="00A13A6C">
        <w:rPr>
          <w:rFonts w:ascii="Times New Roman" w:hAnsi="Times New Roman" w:cs="Times New Roman"/>
          <w:i/>
          <w:iCs/>
        </w:rPr>
        <w:t>Fagus sylvatica</w:t>
      </w:r>
      <w:r w:rsidRPr="00A13A6C">
        <w:rPr>
          <w:rFonts w:ascii="Times New Roman" w:hAnsi="Times New Roman" w:cs="Times New Roman"/>
        </w:rPr>
        <w:t xml:space="preserve">, </w:t>
      </w:r>
      <w:r w:rsidRPr="00A13A6C">
        <w:rPr>
          <w:rFonts w:ascii="Times New Roman" w:hAnsi="Times New Roman" w:cs="Times New Roman"/>
          <w:i/>
          <w:iCs/>
        </w:rPr>
        <w:t>Ilex aquifolium</w:t>
      </w:r>
      <w:r w:rsidRPr="00A13A6C">
        <w:rPr>
          <w:rFonts w:ascii="Times New Roman" w:hAnsi="Times New Roman" w:cs="Times New Roman"/>
        </w:rPr>
        <w:t xml:space="preserve">) </w:t>
      </w:r>
      <w:r w:rsidR="00A856D6" w:rsidRPr="00A13A6C">
        <w:rPr>
          <w:rFonts w:ascii="Times New Roman" w:hAnsi="Times New Roman" w:cs="Times New Roman"/>
        </w:rPr>
        <w:fldChar w:fldCharType="begin"/>
      </w:r>
      <w:r w:rsidR="00865160" w:rsidRPr="00A13A6C">
        <w:rPr>
          <w:rFonts w:ascii="Times New Roman" w:hAnsi="Times New Roman" w:cs="Times New Roman"/>
        </w:rPr>
        <w:instrText xml:space="preserve"> ADDIN ZOTERO_ITEM CSL_CITATION {"citationID":"6nHliILa","properties":{"unsorted":false,"formattedCitation":"(P\\uc0\\u233{}rez-D\\uc0\\u237{}az &amp; L\\uc0\\u243{}pez-S\\uc0\\u225{}ez, 2021b)","plainCitation":"(Pérez-Díaz &amp; López-Sáez, 2021b)","dontUpdate":true,"noteIndex":0},"citationItems":[{"id":271,"uris":["http://zotero.org/users/local/ejn7Sn3P/items/CCMKAQHK"],"itemData":{"id":271,"type":"article-journal","abstract":"This paper focuses on palaeoenvironmental conditions and climate variability during the Upper Late Pleistocene (c. 28,000–11,700 cal BP) in SW Europe (Iberian Peninsula) and their influence on human settlement patterns. All the palaeoenvironmental and archaeological sequences available for this period are analysed, together with a new palaeoenvironmental study related to a key deposit: Verdeospesoa mire (northern Iberian Peninsula). The multiproxy analysis (pollen, spores, non-pollen palynomorphs, magnetic susceptibility, organic content and macrocharcoal) of this sequence, with the support of six Accelerator Mass Spectrometry (AMS) radiocarbon dates, shows the climatic variability of that period, with some dry/cold and humid/temperate episodes. While in vast regions of central and northern Europe very few archaeological sites of this age are known, in the Iberian Peninsula no occupation gaps have been detected in all this period, supporting the idea of SW Europe as a glacial refugium for human groups during the worst periods of the Upper Late Pleistocene.","container-title":"Quaternary International","DOI":"10.1016/J.QUAINT.2021.05.001","page":"39-53","publisher":"Pergamon","title":"Late Pleistocene environmental dynamics and human occupation in Southwestern Europe","volume":"595","author":[{"family":"Pérez-Díaz","given":"Sebastián"},{"family":"López-Sáez","given":"José Antonio"}],"issued":{"date-parts":[["2021",9]]}}}],"schema":"https://github.com/citation-style-language/schema/raw/master/csl-citation.json"} </w:instrText>
      </w:r>
      <w:r w:rsidR="00A856D6" w:rsidRPr="00A13A6C">
        <w:rPr>
          <w:rFonts w:ascii="Times New Roman" w:hAnsi="Times New Roman" w:cs="Times New Roman"/>
        </w:rPr>
        <w:fldChar w:fldCharType="separate"/>
      </w:r>
      <w:r w:rsidR="007121DA" w:rsidRPr="00A13A6C">
        <w:rPr>
          <w:rFonts w:ascii="Times New Roman" w:hAnsi="Times New Roman" w:cs="Times New Roman"/>
        </w:rPr>
        <w:t>(Pérez-Díaz &amp; López-Sáez, 2021)</w:t>
      </w:r>
      <w:r w:rsidR="00A856D6" w:rsidRPr="00A13A6C">
        <w:rPr>
          <w:rFonts w:ascii="Times New Roman" w:hAnsi="Times New Roman" w:cs="Times New Roman"/>
        </w:rPr>
        <w:fldChar w:fldCharType="end"/>
      </w:r>
      <w:r w:rsidR="00A856D6" w:rsidRPr="00A13A6C">
        <w:rPr>
          <w:rFonts w:ascii="Times New Roman" w:hAnsi="Times New Roman" w:cs="Times New Roman"/>
        </w:rPr>
        <w:t>.</w:t>
      </w:r>
    </w:p>
    <w:p w14:paraId="5FA97FB6" w14:textId="46A72CE2" w:rsidR="000F1ED4" w:rsidRPr="00A13A6C" w:rsidRDefault="000E7E42" w:rsidP="00C2465E">
      <w:pPr>
        <w:spacing w:before="120" w:after="120" w:line="480" w:lineRule="auto"/>
        <w:jc w:val="both"/>
        <w:rPr>
          <w:rFonts w:ascii="Times New Roman" w:hAnsi="Times New Roman" w:cs="Times New Roman"/>
        </w:rPr>
      </w:pPr>
      <w:r w:rsidRPr="00A13A6C">
        <w:rPr>
          <w:rFonts w:ascii="Times New Roman" w:hAnsi="Times New Roman" w:cs="Times New Roman"/>
        </w:rPr>
        <w:t>In 2016, a 243 cm sediment core</w:t>
      </w:r>
      <w:r w:rsidR="009B01DC" w:rsidRPr="00A13A6C">
        <w:rPr>
          <w:rFonts w:ascii="Times New Roman" w:hAnsi="Times New Roman" w:cs="Times New Roman"/>
        </w:rPr>
        <w:t xml:space="preserve"> (VP-1)</w:t>
      </w:r>
      <w:r w:rsidRPr="00A13A6C">
        <w:rPr>
          <w:rFonts w:ascii="Times New Roman" w:hAnsi="Times New Roman" w:cs="Times New Roman"/>
        </w:rPr>
        <w:t xml:space="preserve"> was retrieved using a Russian peat sampler (GYK type; 50 cm length, 5 cm diameter) </w:t>
      </w:r>
      <w:r w:rsidR="00F772B0"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{"citationID":"PSMb21D7","properties":{"unsorted":false,"formattedCitation":"(P\\uc0\\u233{}rez-D\\uc0\\u237{}az &amp; L\\uc0\\u243{}pez-S\\uc0\\u225{}ez 2017)","plainCitation":"(Pérez-Díaz &amp; López-Sáez 2017)","noteIndex":0},"citationItems":[{"id":503,"uris":["http://zotero.org/users/local/ejn7Sn3P/items/76EH7PX4"],"itemData":{"id":503,"type":"article-journal","abstract":"The Verdeospesoa mire is located in the Basque Mountains (Basque Country, Northern Iberian Peninsula, Spain) on the western slopes of the Gorbeia Mountain (43° 03ʹ 18ʺ N, 2° 51ʹ 41ʺ W, 1015 m above...","container-title":"Grana","DOI":"10.1080/00173134.2016.1271824","issue":"4","page":"315-317","publisher":"Taylor &amp; Francis","title":"33. Verdeospesoa mire (Basque Country, Northern Iberian Peninsula, Spain)","volume":"56","author":[{"family":"Pérez-Díaz","given":"Sebastián"},{"family":"López-Sáez","given":"José Antonio"}],"issued":{"date-parts":[["2017",7]]}}}],"schema":"https://github.com/citation-style-language/schema/raw/master/csl-citation.json"} </w:instrText>
      </w:r>
      <w:r w:rsidR="00F772B0" w:rsidRPr="00A13A6C">
        <w:rPr>
          <w:rFonts w:ascii="Times New Roman" w:hAnsi="Times New Roman" w:cs="Times New Roman"/>
        </w:rPr>
        <w:fldChar w:fldCharType="separate"/>
      </w:r>
      <w:r w:rsidR="00AE76CC" w:rsidRPr="00A13A6C">
        <w:rPr>
          <w:rFonts w:ascii="Times New Roman" w:hAnsi="Times New Roman" w:cs="Times New Roman"/>
        </w:rPr>
        <w:t>(Pérez-Díaz &amp; López-Sáez 2017)</w:t>
      </w:r>
      <w:r w:rsidR="00F772B0" w:rsidRPr="00A13A6C">
        <w:rPr>
          <w:rFonts w:ascii="Times New Roman" w:hAnsi="Times New Roman" w:cs="Times New Roman"/>
        </w:rPr>
        <w:fldChar w:fldCharType="end"/>
      </w:r>
      <w:r w:rsidRPr="00A13A6C">
        <w:rPr>
          <w:rFonts w:ascii="Times New Roman" w:hAnsi="Times New Roman" w:cs="Times New Roman"/>
        </w:rPr>
        <w:t xml:space="preserve">. </w:t>
      </w:r>
      <w:r w:rsidR="00A840CF" w:rsidRPr="00A13A6C">
        <w:rPr>
          <w:rFonts w:ascii="Times New Roman" w:hAnsi="Times New Roman" w:cs="Times New Roman"/>
        </w:rPr>
        <w:t xml:space="preserve">Magnetic susceptibility, organic matter content determined by loss-on-ignition, and charcoal analysis were conducted, together with the analysis of 45 palynological samples spanning the </w:t>
      </w:r>
      <w:r w:rsidR="00F94BDC" w:rsidRPr="00A13A6C">
        <w:rPr>
          <w:rFonts w:ascii="Times New Roman" w:hAnsi="Times New Roman" w:cs="Times New Roman"/>
        </w:rPr>
        <w:t xml:space="preserve">last </w:t>
      </w:r>
      <w:r w:rsidR="007D2433" w:rsidRPr="00A13A6C">
        <w:rPr>
          <w:rFonts w:ascii="Times New Roman" w:hAnsi="Times New Roman" w:cs="Times New Roman"/>
        </w:rPr>
        <w:t xml:space="preserve">ca. </w:t>
      </w:r>
      <w:r w:rsidR="00F94BDC" w:rsidRPr="00A13A6C">
        <w:rPr>
          <w:rFonts w:ascii="Times New Roman" w:hAnsi="Times New Roman" w:cs="Times New Roman"/>
        </w:rPr>
        <w:t>27,000 years</w:t>
      </w:r>
      <w:r w:rsidR="003878E8" w:rsidRPr="00A13A6C">
        <w:rPr>
          <w:rFonts w:ascii="Times New Roman" w:hAnsi="Times New Roman" w:cs="Times New Roman"/>
        </w:rPr>
        <w:t xml:space="preserve"> </w:t>
      </w:r>
      <w:r w:rsidR="00A856D6" w:rsidRPr="00A13A6C">
        <w:rPr>
          <w:rFonts w:ascii="Times New Roman" w:hAnsi="Times New Roman" w:cs="Times New Roman"/>
        </w:rPr>
        <w:fldChar w:fldCharType="begin"/>
      </w:r>
      <w:r w:rsidR="00BB27C1" w:rsidRPr="00A13A6C">
        <w:rPr>
          <w:rFonts w:ascii="Times New Roman" w:hAnsi="Times New Roman" w:cs="Times New Roman"/>
        </w:rPr>
        <w:instrText xml:space="preserve"> ADDIN ZOTERO_ITEM CSL_CITATION {"citationID":"C936pXkv","properties":{"unsorted":false,"formattedCitation":"(P\\uc0\\u233{}rez-D\\uc0\\u237{}az &amp; L\\uc0\\u243{}pez-S\\uc0\\u225{}ez, 2021b)","plainCitation":"(Pérez-Díaz &amp; López-Sáez, 2021b)","dontUpdate":true,"noteIndex":0},"citationItems":[{"id":271,"uris":["http://zotero.org/users/local/ejn7Sn3P/items/CCMKAQHK"],"itemData":{"id":271,"type":"article-journal","abstract":"This paper focuses on palaeoenvironmental conditions and climate variability during the Upper Late Pleistocene (c. 28,000–11,700 cal BP) in SW Europe (Iberian Peninsula) and their influence on human settlement patterns. All the palaeoenvironmental and archaeological sequences available for this period are analysed, together with a new palaeoenvironmental study related to a key deposit: Verdeospesoa mire (northern Iberian Peninsula). The multiproxy analysis (pollen, spores, non-pollen palynomorphs, magnetic susceptibility, organic content and macrocharcoal) of this sequence, with the support of six Accelerator Mass Spectrometry (AMS) radiocarbon dates, shows the climatic variability of that period, with some dry/cold and humid/temperate episodes. While in vast regions of central and northern Europe very few archaeological sites of this age are known, in the Iberian Peninsula no occupation gaps have been detected in all this period, supporting the idea of SW Europe as a glacial refugium for human groups during the worst periods of the Upper Late Pleistocene.","container-title":"Quaternary International","DOI":"10.1016/J.QUAINT.2021.05.001","page":"39-53","publisher":"Pergamon","title":"Late Pleistocene environmental dynamics and human occupation in Southwestern Europe","volume":"595","author":[{"family":"Pérez-Díaz","given":"Sebastián"},{"family":"López-Sáez","given":"José Antonio"}],"issued":{"date-parts":[["2021",9]]}}}],"schema":"https://github.com/citation-style-language/schema/raw/master/csl-citation.json"} </w:instrText>
      </w:r>
      <w:r w:rsidR="00A856D6" w:rsidRPr="00A13A6C">
        <w:rPr>
          <w:rFonts w:ascii="Times New Roman" w:hAnsi="Times New Roman" w:cs="Times New Roman"/>
        </w:rPr>
        <w:fldChar w:fldCharType="separate"/>
      </w:r>
      <w:r w:rsidR="00A856D6" w:rsidRPr="00A13A6C">
        <w:rPr>
          <w:rFonts w:ascii="Times New Roman" w:hAnsi="Times New Roman" w:cs="Times New Roman"/>
        </w:rPr>
        <w:t>(Pérez-Díaz &amp; López-Sáez, 2021)</w:t>
      </w:r>
      <w:r w:rsidR="00A856D6" w:rsidRPr="00A13A6C">
        <w:rPr>
          <w:rFonts w:ascii="Times New Roman" w:hAnsi="Times New Roman" w:cs="Times New Roman"/>
        </w:rPr>
        <w:fldChar w:fldCharType="end"/>
      </w:r>
      <w:r w:rsidRPr="00A13A6C">
        <w:rPr>
          <w:rFonts w:ascii="Times New Roman" w:hAnsi="Times New Roman" w:cs="Times New Roman"/>
        </w:rPr>
        <w:t>. In 2024, a second 225 cm sediment core</w:t>
      </w:r>
      <w:r w:rsidR="009B01DC" w:rsidRPr="00A13A6C">
        <w:rPr>
          <w:rFonts w:ascii="Times New Roman" w:hAnsi="Times New Roman" w:cs="Times New Roman"/>
        </w:rPr>
        <w:t xml:space="preserve"> (VP-2)</w:t>
      </w:r>
      <w:r w:rsidRPr="00A13A6C">
        <w:rPr>
          <w:rFonts w:ascii="Times New Roman" w:hAnsi="Times New Roman" w:cs="Times New Roman"/>
        </w:rPr>
        <w:t xml:space="preserve"> was retrieved from the same location using the same coring device. The basal interval (225–210 cm) consists of grey clay containing coarse sand and </w:t>
      </w:r>
      <w:r w:rsidR="00640035" w:rsidRPr="00A13A6C">
        <w:rPr>
          <w:rFonts w:ascii="Times New Roman" w:hAnsi="Times New Roman" w:cs="Times New Roman"/>
        </w:rPr>
        <w:t>small</w:t>
      </w:r>
      <w:r w:rsidRPr="00A13A6C">
        <w:rPr>
          <w:rFonts w:ascii="Times New Roman" w:hAnsi="Times New Roman" w:cs="Times New Roman"/>
        </w:rPr>
        <w:t xml:space="preserve"> subangular gravel (2–4 mm)</w:t>
      </w:r>
      <w:r w:rsidR="007D2433" w:rsidRPr="00A13A6C">
        <w:rPr>
          <w:rFonts w:ascii="Times New Roman" w:hAnsi="Times New Roman" w:cs="Times New Roman"/>
        </w:rPr>
        <w:t xml:space="preserve"> (Supplementary Figure 1)</w:t>
      </w:r>
      <w:r w:rsidRPr="00A13A6C">
        <w:rPr>
          <w:rFonts w:ascii="Times New Roman" w:hAnsi="Times New Roman" w:cs="Times New Roman"/>
        </w:rPr>
        <w:t xml:space="preserve">. From 210 to 165 cm, the sediment is composed of </w:t>
      </w:r>
      <w:r w:rsidR="00665817" w:rsidRPr="00A13A6C">
        <w:rPr>
          <w:rFonts w:ascii="Times New Roman" w:hAnsi="Times New Roman" w:cs="Times New Roman"/>
        </w:rPr>
        <w:t xml:space="preserve">the same </w:t>
      </w:r>
      <w:r w:rsidRPr="00A13A6C">
        <w:rPr>
          <w:rFonts w:ascii="Times New Roman" w:hAnsi="Times New Roman" w:cs="Times New Roman"/>
        </w:rPr>
        <w:t xml:space="preserve">homogeneous grey clay </w:t>
      </w:r>
      <w:r w:rsidR="00665817" w:rsidRPr="00A13A6C">
        <w:rPr>
          <w:rFonts w:ascii="Times New Roman" w:hAnsi="Times New Roman" w:cs="Times New Roman"/>
        </w:rPr>
        <w:t xml:space="preserve">but </w:t>
      </w:r>
      <w:r w:rsidRPr="00A13A6C">
        <w:rPr>
          <w:rFonts w:ascii="Times New Roman" w:hAnsi="Times New Roman" w:cs="Times New Roman"/>
        </w:rPr>
        <w:t>lacking gravel. Between 165 and 120 cm, a black-brown peat layer is present</w:t>
      </w:r>
      <w:r w:rsidR="00665817" w:rsidRPr="00A13A6C">
        <w:rPr>
          <w:rFonts w:ascii="Times New Roman" w:hAnsi="Times New Roman" w:cs="Times New Roman"/>
        </w:rPr>
        <w:t>, whereas the</w:t>
      </w:r>
      <w:r w:rsidRPr="00A13A6C">
        <w:rPr>
          <w:rFonts w:ascii="Times New Roman" w:hAnsi="Times New Roman" w:cs="Times New Roman"/>
        </w:rPr>
        <w:t xml:space="preserve"> uppermost section (120–0 cm) consists of the same peat, but richer in plant debris (Supplementary Fig</w:t>
      </w:r>
      <w:r w:rsidR="00665817" w:rsidRPr="00A13A6C">
        <w:rPr>
          <w:rFonts w:ascii="Times New Roman" w:hAnsi="Times New Roman" w:cs="Times New Roman"/>
        </w:rPr>
        <w:t>ure</w:t>
      </w:r>
      <w:r w:rsidRPr="00A13A6C">
        <w:rPr>
          <w:rFonts w:ascii="Times New Roman" w:hAnsi="Times New Roman" w:cs="Times New Roman"/>
        </w:rPr>
        <w:t xml:space="preserve"> </w:t>
      </w:r>
      <w:r w:rsidR="00665817" w:rsidRPr="00A13A6C">
        <w:rPr>
          <w:rFonts w:ascii="Times New Roman" w:hAnsi="Times New Roman" w:cs="Times New Roman"/>
        </w:rPr>
        <w:t>1</w:t>
      </w:r>
      <w:r w:rsidRPr="00A13A6C">
        <w:rPr>
          <w:rFonts w:ascii="Times New Roman" w:hAnsi="Times New Roman" w:cs="Times New Roman"/>
        </w:rPr>
        <w:t>).</w:t>
      </w:r>
      <w:r w:rsidR="00B57D15" w:rsidRPr="00A13A6C">
        <w:rPr>
          <w:rFonts w:ascii="Times New Roman" w:hAnsi="Times New Roman" w:cs="Times New Roman"/>
        </w:rPr>
        <w:t xml:space="preserve"> </w:t>
      </w:r>
      <w:r w:rsidR="00B033CC" w:rsidRPr="00A13A6C">
        <w:rPr>
          <w:rFonts w:ascii="Times New Roman" w:hAnsi="Times New Roman" w:cs="Times New Roman"/>
        </w:rPr>
        <w:t xml:space="preserve">This </w:t>
      </w:r>
      <w:r w:rsidR="00B033CC" w:rsidRPr="00A13A6C">
        <w:rPr>
          <w:rFonts w:ascii="Times New Roman" w:hAnsi="Times New Roman" w:cs="Times New Roman"/>
        </w:rPr>
        <w:lastRenderedPageBreak/>
        <w:t>study focuses on the lower section of the core (225–180 cm depth), encompassing the Pleistocene–Holocene transition.</w:t>
      </w:r>
      <w:r w:rsidR="00AF29F7" w:rsidRPr="00A13A6C">
        <w:rPr>
          <w:rFonts w:ascii="Times New Roman" w:hAnsi="Times New Roman" w:cs="Times New Roman"/>
        </w:rPr>
        <w:t xml:space="preserve"> </w:t>
      </w:r>
    </w:p>
    <w:p w14:paraId="10A33C2A" w14:textId="77777777" w:rsidR="005E4001" w:rsidRPr="00A13A6C" w:rsidRDefault="005E4001" w:rsidP="00BA38A3">
      <w:pPr>
        <w:spacing w:before="120" w:after="120" w:line="360" w:lineRule="auto"/>
        <w:rPr>
          <w:rFonts w:ascii="Times New Roman" w:hAnsi="Times New Roman" w:cs="Times New Roman"/>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5E4001" w:rsidRPr="00A13A6C" w14:paraId="541679D8" w14:textId="77777777" w:rsidTr="00A4259D">
        <w:tc>
          <w:tcPr>
            <w:tcW w:w="8494" w:type="dxa"/>
          </w:tcPr>
          <w:p w14:paraId="54E0EDFA" w14:textId="51D4B77F" w:rsidR="005E4001" w:rsidRPr="00A13A6C" w:rsidRDefault="00AA0B4D" w:rsidP="00BA38A3">
            <w:pPr>
              <w:spacing w:before="120" w:after="120" w:line="360" w:lineRule="auto"/>
              <w:rPr>
                <w:rFonts w:ascii="Times New Roman" w:hAnsi="Times New Roman" w:cs="Times New Roman"/>
              </w:rPr>
            </w:pPr>
            <w:r w:rsidRPr="00A13A6C">
              <w:rPr>
                <w:rFonts w:ascii="Times New Roman" w:hAnsi="Times New Roman" w:cs="Times New Roman"/>
                <w:noProof/>
              </w:rPr>
              <w:t>()</w:t>
            </w:r>
            <w:r w:rsidR="00F56DED" w:rsidRPr="00A13A6C">
              <w:rPr>
                <w:rFonts w:ascii="Times New Roman" w:hAnsi="Times New Roman" w:cs="Times New Roman"/>
                <w:noProof/>
              </w:rPr>
              <w:drawing>
                <wp:inline distT="0" distB="0" distL="0" distR="0" wp14:anchorId="6890576E" wp14:editId="355A8B7F">
                  <wp:extent cx="4776226" cy="5550419"/>
                  <wp:effectExtent l="0" t="0" r="5715" b="0"/>
                  <wp:docPr id="179665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51055" name="Picture 17966510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76226" cy="5550419"/>
                          </a:xfrm>
                          <a:prstGeom prst="rect">
                            <a:avLst/>
                          </a:prstGeom>
                        </pic:spPr>
                      </pic:pic>
                    </a:graphicData>
                  </a:graphic>
                </wp:inline>
              </w:drawing>
            </w:r>
          </w:p>
        </w:tc>
      </w:tr>
      <w:tr w:rsidR="005E4001" w:rsidRPr="00A13A6C" w14:paraId="14EF9FF4" w14:textId="77777777" w:rsidTr="00A4259D">
        <w:tc>
          <w:tcPr>
            <w:tcW w:w="8494" w:type="dxa"/>
          </w:tcPr>
          <w:p w14:paraId="7D4D2E21" w14:textId="114F5C24" w:rsidR="005E4001" w:rsidRPr="00A13A6C" w:rsidRDefault="005E4001" w:rsidP="00BA38A3">
            <w:pPr>
              <w:spacing w:before="120" w:after="120" w:line="360" w:lineRule="auto"/>
              <w:rPr>
                <w:rFonts w:ascii="Times New Roman" w:hAnsi="Times New Roman" w:cs="Times New Roman"/>
              </w:rPr>
            </w:pPr>
            <w:r w:rsidRPr="00A13A6C">
              <w:rPr>
                <w:rFonts w:ascii="Times New Roman" w:hAnsi="Times New Roman" w:cs="Times New Roman"/>
              </w:rPr>
              <w:t>Figure 1. Geographic location and climatic setting of the Verdeospesoa peat bog. (a) Map of the Iberian Peninsula indicating the Cantabrian Region (purple) and the location of the Verdeospesoa peat bog (blue star). (b) Climograph of the study area showing mean monthly precipitation and temperature, derived from AEMET record (</w:t>
            </w:r>
            <w:hyperlink r:id="rId9" w:history="1">
              <w:r w:rsidRPr="00A13A6C">
                <w:rPr>
                  <w:rStyle w:val="Hyperlink"/>
                  <w:rFonts w:ascii="Times New Roman" w:hAnsi="Times New Roman" w:cs="Times New Roman"/>
                </w:rPr>
                <w:t>https://agroclimap.aemet.es/#</w:t>
              </w:r>
            </w:hyperlink>
            <w:r w:rsidRPr="00A13A6C">
              <w:rPr>
                <w:rFonts w:ascii="Times New Roman" w:hAnsi="Times New Roman" w:cs="Times New Roman"/>
              </w:rPr>
              <w:t>).</w:t>
            </w:r>
          </w:p>
        </w:tc>
      </w:tr>
    </w:tbl>
    <w:p w14:paraId="0DA2A00F" w14:textId="7FFE8790" w:rsidR="0017122B" w:rsidRPr="00A13A6C" w:rsidRDefault="0017122B" w:rsidP="00C2465E">
      <w:pPr>
        <w:spacing w:before="120" w:after="120" w:line="480" w:lineRule="auto"/>
        <w:rPr>
          <w:rFonts w:ascii="Times New Roman" w:hAnsi="Times New Roman" w:cs="Times New Roman"/>
          <w:b/>
          <w:bCs/>
        </w:rPr>
      </w:pPr>
      <w:r w:rsidRPr="00A13A6C">
        <w:rPr>
          <w:rFonts w:ascii="Times New Roman" w:hAnsi="Times New Roman" w:cs="Times New Roman"/>
          <w:b/>
          <w:bCs/>
        </w:rPr>
        <w:t>Radiocarbon dating</w:t>
      </w:r>
    </w:p>
    <w:p w14:paraId="60BD084C" w14:textId="24E88CAB" w:rsidR="00BC1761" w:rsidRPr="00A13A6C" w:rsidRDefault="000F10BD" w:rsidP="00C2465E">
      <w:pPr>
        <w:spacing w:before="120" w:after="120" w:line="480" w:lineRule="auto"/>
        <w:jc w:val="both"/>
        <w:rPr>
          <w:rFonts w:ascii="Times New Roman" w:hAnsi="Times New Roman" w:cs="Times New Roman"/>
        </w:rPr>
      </w:pPr>
      <w:r w:rsidRPr="00A13A6C">
        <w:rPr>
          <w:rFonts w:ascii="Times New Roman" w:hAnsi="Times New Roman" w:cs="Times New Roman"/>
        </w:rPr>
        <w:lastRenderedPageBreak/>
        <w:t xml:space="preserve">Seven bulk sediment samples were </w:t>
      </w:r>
      <w:r w:rsidR="007F34A2" w:rsidRPr="00A13A6C">
        <w:rPr>
          <w:rFonts w:ascii="Times New Roman" w:hAnsi="Times New Roman" w:cs="Times New Roman"/>
        </w:rPr>
        <w:t>radiocarbon dated by Accelerator Mass Spectrometry</w:t>
      </w:r>
      <w:r w:rsidRPr="00A13A6C">
        <w:rPr>
          <w:rFonts w:ascii="Times New Roman" w:hAnsi="Times New Roman" w:cs="Times New Roman"/>
        </w:rPr>
        <w:t>. All samples were pretreated using acid-base-acid (ABA) protocol to remove contaminants (Table 1). The resulting radiocarbon ages were calibrated using the IntCal20 calibration curve</w:t>
      </w:r>
      <w:r w:rsidR="006D7652" w:rsidRPr="00A13A6C">
        <w:rPr>
          <w:rFonts w:ascii="Times New Roman" w:hAnsi="Times New Roman" w:cs="Times New Roman"/>
        </w:rPr>
        <w:t xml:space="preserve"> </w:t>
      </w:r>
      <w:r w:rsidR="00964F79"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{"citationID":"Iievg3Mp","properties":{"unsorted":false,"formattedCitation":"(Reimer {\\i{}et al.} 2020)","plainCitation":"(Reimer et al. 2020)","noteIndex":0},"citationItems":[{"id":350,"uris":["http://zotero.org/users/local/ejn7Sn3P/items/34PPT9E7"],"itemData":{"id":350,"type":"article-journal","abstract":"Radiocarbon (14C) ages cannot provide absolutely dated chronologies for archaeological or paleoenvironmental studies directly but must be converted to calendar age equivalents using a calibration curve compensating for fluctuations in atmospheric 14C concentration. Although calibration curves are constructed from independently dated archives, they invariably require revision as new data become available and our understanding of the Earth system improves. In this volume the international 14C calibration curves for both the Northern and Southern Hemispheres, as well as for the ocean surface layer, have been updated to include a wealth of new data and extended to 55,000 cal BP. Based on tree rings, IntCal20 now extends as a fully atmospheric record to ca. 13,900 cal BP. For the older part of the timescale, IntCal20 comprises statistically integrated evidence from floating tree-ring chronologies, lacustrine and marine sediments, speleothems, and corals. We utilized improved evaluation of the timescales and location variable 14C offsets from the atmosphere (reservoir age, dead carbon fraction) for each dataset. New statistical methods have refined the structure of the calibration curves while maintaining a robust treatment of uncertainties in the 14C ages, the calendar ages and other corrections. The inclusion of modeled marine reservoir ages derived from a three-dimensional ocean circulation model has allowed us to apply more appropriate reservoir corrections to the marine 14C data rather than the previous use of constant regional offsets from the atmosphere. Here we provide an overview of the new and revised datasets and the associated methods used for the construction of the IntCal20 curve and explore potential regional offsets for tree-ring data. We discuss the main differences with respect to the previous calibration curve, IntCal13, and some of the implications for archaeology and geosciences ranging from the recent past to the time of the extinction of the Neanderthals.","container-title":"Radiocarbon","DOI":"10.1017/RDC.2020.41","issue":"4","page":"725-757","publisher":"Cambridge University Press","title":"The IntCal20 Northern Hemisphere Radiocarbon Age Calibration Curve (0–55 cal kBP)","volume":"62","author":[{"family":"Reimer","given":"Paula J."},{"family":"Austin","given":"William E.N."},{"family":"Bard","given":"Edouard"},{"family":"Bayliss","given":"Alex"},{"family":"Blackwell","given":"Paul G."},{"family":"Bronk Ramsey","given":"Christopher"},{"family":"Butzin","given":"Martin"},{"family":"Cheng","given":"Hai"},{"family":"Edwards","given":"R. Lawrence"},{"family":"Friedrich","given":"Michael"},{"family":"Grootes","given":"Pieter M."},{"family":"Guilderson","given":"Thomas P."},{"family":"Hajdas","given":"Irka"},{"family":"Heaton","given":"Timothy J."},{"family":"Hogg","given":"Alan G."},{"family":"Hughen","given":"Konrad A."},{"family":"Kromer","given":"Bernd"},{"family":"Manning","given":"Sturt W."},{"family":"Muscheler","given":"Raimund"},{"family":"Palmer","given":"Jonathan G."},{"family":"Pearson","given":"Charlotte"},{"family":"Van Der Plicht","given":"Johannes"},{"family":"Reimer","given":"Ron W."},{"family":"Richards","given":"David A."},{"family":"Scott","given":"E. Marian"},{"family":"Southon","given":"John R."},{"family":"Turney","given":"Christian S.M."},{"family":"Wacker","given":"Lukas"},{"family":"Adolphi","given":"Florian"},{"family":"Büntgen","given":"Ulf"},{"family":"Capano","given":"Manuela"},{"family":"Fahrni","given":"Simon M."},{"family":"Fogtmann-Schulz","given":"Alexandra"},{"family":"Friedrich","given":"Ronny"},{"family":"Köhler","given":"Peter"},{"family":"Kudsk","given":"Sabrina"},{"family":"Miyake","given":"Fusa"},{"family":"Olsen","given":"Jesper"},{"family":"Reinig","given":"Frederick"},{"family":"Sakamoto","given":"Minoru"},{"family":"Sookdeo","given":"Adam"},{"family":"Talamo","given":"Sahra"}],"issued":{"date-parts":[["2020",8]]}}}],"schema":"https://github.com/citation-style-language/schema/raw/master/csl-citation.json"} </w:instrText>
      </w:r>
      <w:r w:rsidR="00964F79" w:rsidRPr="00A13A6C">
        <w:rPr>
          <w:rFonts w:ascii="Times New Roman" w:hAnsi="Times New Roman" w:cs="Times New Roman"/>
        </w:rPr>
        <w:fldChar w:fldCharType="separate"/>
      </w:r>
      <w:r w:rsidR="00AE76CC" w:rsidRPr="00A13A6C">
        <w:rPr>
          <w:rFonts w:ascii="Times New Roman" w:hAnsi="Times New Roman" w:cs="Times New Roman"/>
        </w:rPr>
        <w:t xml:space="preserve">(Reimer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2020)</w:t>
      </w:r>
      <w:r w:rsidR="00964F79" w:rsidRPr="00A13A6C">
        <w:rPr>
          <w:rFonts w:ascii="Times New Roman" w:hAnsi="Times New Roman" w:cs="Times New Roman"/>
        </w:rPr>
        <w:fldChar w:fldCharType="end"/>
      </w:r>
      <w:r w:rsidRPr="00A13A6C">
        <w:rPr>
          <w:rFonts w:ascii="Times New Roman" w:hAnsi="Times New Roman" w:cs="Times New Roman"/>
        </w:rPr>
        <w:t xml:space="preserve"> with the OxCal software</w:t>
      </w:r>
      <w:r w:rsidR="00C72BBA" w:rsidRPr="00A13A6C">
        <w:rPr>
          <w:rFonts w:ascii="Times New Roman" w:hAnsi="Times New Roman" w:cs="Times New Roman"/>
        </w:rPr>
        <w:t>, and a</w:t>
      </w:r>
      <w:r w:rsidR="00F00CD8" w:rsidRPr="00A13A6C">
        <w:rPr>
          <w:rFonts w:ascii="Times New Roman" w:hAnsi="Times New Roman" w:cs="Times New Roman"/>
        </w:rPr>
        <w:t xml:space="preserve">n age–depth model for the 225–180 cm interval was constructed using the Bayesian Bacon age–depth modelling approach </w:t>
      </w:r>
      <w:r w:rsidR="00AE649C"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{"citationID":"duSS97cl","properties":{"unsorted":false,"formattedCitation":"(Blaauw &amp; Christen 2011)","plainCitation":"(Blaauw &amp; Christen 2011)","noteIndex":0},"citationItems":[{"id":749,"uris":["http://zotero.org/users/local/ejn7Sn3P/items/KLP4MLVF"],"itemData":{"id":749,"type":"article-journal","abstract":"Radiocarbon dating is routinely used in paleoecology to build chronologies of lake and peat sediments, aiming at inferring a model that would relate the sediment depth with its age. We present a new approach for chronology building (called \"Bacon\") that has received enthusiastic attention by paleoecologists. Our methodology is based on controlling core accumulation rates using a gamma autoregressive semiparametric model with an arbitrary number of subdivisions along the sediment. Using prior knowledge about accumulation rates is crucial and informative priors are routinely used. Since many sediment cores are currently analyzed, using different data sets and prior distributions, a robust (adaptive) MCMC is very useful. We use the t-walk (Christen and Fox, 2010), a self adjusting, robust MCMC sampling algorithm, that works acceptably well in many situations. Outliers are also addressed using a recent approach that considers a Student-t model for radiocarbon data. Two examples are presented here, that of a peat core and a core from a lake, and our results are compared with other approaches.","container-title":"Bayesian Analysis","DOI":"10.1214/11-BA618","ISSN":"1936-0975, 1931-6690","issue":"3","language":"en","page":"457-474","publisher":"International Society for Bayesian Analysis","source":"Project Euclid","title":"Flexible paleoclimate age-depth models using an autoregressive gamma process","volume":"6","author":[{"family":"Blaauw","given":"Maarten"},{"family":"Christen","given":"J. Andrés"}],"issued":{"date-parts":[["2011",9]]}}}],"schema":"https://github.com/citation-style-language/schema/raw/master/csl-citation.json"} </w:instrText>
      </w:r>
      <w:r w:rsidR="00AE649C" w:rsidRPr="00A13A6C">
        <w:rPr>
          <w:rFonts w:ascii="Times New Roman" w:hAnsi="Times New Roman" w:cs="Times New Roman"/>
        </w:rPr>
        <w:fldChar w:fldCharType="separate"/>
      </w:r>
      <w:r w:rsidR="00AE76CC" w:rsidRPr="00A13A6C">
        <w:rPr>
          <w:rFonts w:ascii="Times New Roman" w:hAnsi="Times New Roman" w:cs="Times New Roman"/>
        </w:rPr>
        <w:t>(Blaauw &amp; Christen 2011)</w:t>
      </w:r>
      <w:r w:rsidR="00AE649C" w:rsidRPr="00A13A6C">
        <w:rPr>
          <w:rFonts w:ascii="Times New Roman" w:hAnsi="Times New Roman" w:cs="Times New Roman"/>
        </w:rPr>
        <w:fldChar w:fldCharType="end"/>
      </w:r>
      <w:r w:rsidRPr="00A13A6C">
        <w:rPr>
          <w:rFonts w:ascii="Times New Roman" w:hAnsi="Times New Roman" w:cs="Times New Roman"/>
        </w:rPr>
        <w:t xml:space="preserve">. Model convergence was assessed via Markov Chain Monte Carlo (MCMC) iteration traces and sedimentation rates were calculated as millimetres per year (mm/yr). </w:t>
      </w:r>
      <w:r w:rsidR="007B459E" w:rsidRPr="00A13A6C">
        <w:rPr>
          <w:rFonts w:ascii="Times New Roman" w:hAnsi="Times New Roman" w:cs="Times New Roman"/>
        </w:rPr>
        <w:t>Posterior age estimates and 95% credible intervals</w:t>
      </w:r>
      <w:r w:rsidR="000365F1" w:rsidRPr="00A13A6C">
        <w:rPr>
          <w:rFonts w:ascii="Times New Roman" w:hAnsi="Times New Roman" w:cs="Times New Roman"/>
        </w:rPr>
        <w:t xml:space="preserve"> (C.I.)</w:t>
      </w:r>
      <w:r w:rsidR="007B459E" w:rsidRPr="00A13A6C">
        <w:rPr>
          <w:rFonts w:ascii="Times New Roman" w:hAnsi="Times New Roman" w:cs="Times New Roman"/>
        </w:rPr>
        <w:t xml:space="preserve"> were generated for each depth increment.</w:t>
      </w:r>
    </w:p>
    <w:p w14:paraId="2A0F8843" w14:textId="77777777" w:rsidR="00A62E85" w:rsidRPr="00A13A6C" w:rsidRDefault="00A62E85" w:rsidP="00C2465E">
      <w:pPr>
        <w:spacing w:before="120" w:after="120" w:line="480" w:lineRule="auto"/>
        <w:rPr>
          <w:rFonts w:ascii="Times New Roman" w:hAnsi="Times New Roman" w:cs="Times New Roman"/>
        </w:rPr>
      </w:pPr>
    </w:p>
    <w:p w14:paraId="4EF42B38" w14:textId="66BE9A8A" w:rsidR="00BC1761" w:rsidRPr="00A13A6C" w:rsidRDefault="00E952B2" w:rsidP="00C2465E">
      <w:pPr>
        <w:spacing w:line="480" w:lineRule="auto"/>
        <w:rPr>
          <w:rFonts w:ascii="Times New Roman" w:hAnsi="Times New Roman" w:cs="Times New Roman"/>
          <w:b/>
          <w:bCs/>
        </w:rPr>
      </w:pPr>
      <w:r w:rsidRPr="00A13A6C">
        <w:rPr>
          <w:rFonts w:ascii="Times New Roman" w:hAnsi="Times New Roman" w:cs="Times New Roman"/>
          <w:b/>
          <w:bCs/>
        </w:rPr>
        <w:t>N-alkane analyses</w:t>
      </w:r>
    </w:p>
    <w:p w14:paraId="1D6D7091" w14:textId="5B52CD35" w:rsidR="00BF6350" w:rsidRPr="00A13A6C" w:rsidRDefault="0068749F" w:rsidP="00C2465E">
      <w:pPr>
        <w:spacing w:before="120" w:after="120" w:line="480" w:lineRule="auto"/>
        <w:jc w:val="both"/>
        <w:rPr>
          <w:rFonts w:ascii="Times New Roman" w:hAnsi="Times New Roman" w:cs="Times New Roman"/>
        </w:rPr>
      </w:pPr>
      <w:r w:rsidRPr="00A13A6C">
        <w:rPr>
          <w:rFonts w:ascii="Times New Roman" w:hAnsi="Times New Roman" w:cs="Times New Roman"/>
        </w:rPr>
        <w:t>Twenty-four samples were extracted from the 225–</w:t>
      </w:r>
      <w:del w:id="24" w:author="Marco Adolfo Vidal Cordasco" w:date="2026-06-26T17:15:00Z" w16du:dateUtc="2026-06-26T16:15:00Z">
        <w:r w:rsidRPr="00A13A6C" w:rsidDel="0027290B">
          <w:rPr>
            <w:rFonts w:ascii="Times New Roman" w:hAnsi="Times New Roman" w:cs="Times New Roman"/>
          </w:rPr>
          <w:delText xml:space="preserve">180 </w:delText>
        </w:r>
      </w:del>
      <w:ins w:id="25" w:author="Marco Adolfo Vidal Cordasco" w:date="2026-06-26T17:15:00Z" w16du:dateUtc="2026-06-26T16:15:00Z">
        <w:r w:rsidR="0027290B" w:rsidRPr="00A13A6C">
          <w:rPr>
            <w:rFonts w:ascii="Times New Roman" w:hAnsi="Times New Roman" w:cs="Times New Roman"/>
          </w:rPr>
          <w:t>18</w:t>
        </w:r>
        <w:r w:rsidR="0027290B">
          <w:rPr>
            <w:rFonts w:ascii="Times New Roman" w:hAnsi="Times New Roman" w:cs="Times New Roman"/>
          </w:rPr>
          <w:t>2</w:t>
        </w:r>
        <w:r w:rsidR="0027290B" w:rsidRPr="00A13A6C">
          <w:rPr>
            <w:rFonts w:ascii="Times New Roman" w:hAnsi="Times New Roman" w:cs="Times New Roman"/>
          </w:rPr>
          <w:t xml:space="preserve"> </w:t>
        </w:r>
      </w:ins>
      <w:r w:rsidRPr="00A13A6C">
        <w:rPr>
          <w:rFonts w:ascii="Times New Roman" w:hAnsi="Times New Roman" w:cs="Times New Roman"/>
        </w:rPr>
        <w:t xml:space="preserve">cm core depth interval for </w:t>
      </w:r>
      <w:r w:rsidR="009D1D81" w:rsidRPr="00A13A6C">
        <w:rPr>
          <w:rFonts w:ascii="Times New Roman" w:hAnsi="Times New Roman" w:cs="Times New Roman"/>
        </w:rPr>
        <w:t xml:space="preserve">n-alkane and </w:t>
      </w:r>
      <w:r w:rsidR="00A03018" w:rsidRPr="00A13A6C">
        <w:rPr>
          <w:rFonts w:ascii="Times New Roman" w:hAnsi="Times New Roman" w:cs="Times New Roman"/>
        </w:rPr>
        <w:t>hydrogen and carbon isotope analyses</w:t>
      </w:r>
      <w:r w:rsidR="00241760" w:rsidRPr="00A13A6C">
        <w:rPr>
          <w:rFonts w:ascii="Times New Roman" w:hAnsi="Times New Roman" w:cs="Times New Roman"/>
        </w:rPr>
        <w:t xml:space="preserve"> using standard methods and processes</w:t>
      </w:r>
      <w:r w:rsidR="0091127F" w:rsidRPr="00A13A6C">
        <w:rPr>
          <w:rFonts w:ascii="Times New Roman" w:hAnsi="Times New Roman" w:cs="Times New Roman"/>
        </w:rPr>
        <w:t xml:space="preserve"> </w:t>
      </w:r>
      <w:r w:rsidR="00A179D2" w:rsidRPr="00A13A6C">
        <w:rPr>
          <w:rFonts w:ascii="Times New Roman" w:hAnsi="Times New Roman" w:cs="Times New Roman"/>
          <w:color w:val="000000" w:themeColor="text1"/>
        </w:rPr>
        <w:fldChar w:fldCharType="begin"/>
      </w:r>
      <w:r w:rsidR="00AE76CC" w:rsidRPr="00A13A6C">
        <w:rPr>
          <w:rFonts w:ascii="Times New Roman" w:hAnsi="Times New Roman" w:cs="Times New Roman"/>
          <w:color w:val="000000" w:themeColor="text1"/>
        </w:rPr>
        <w:instrText xml:space="preserve"> ADDIN ZOTERO_ITEM CSL_CITATION {"citationID":"1bWELOcM","properties":{"unsorted":false,"formattedCitation":"(Merritt {\\i{}et al.} 1994; Toney {\\i{}et al.} 2020)","plainCitation":"(Merritt et al. 1994; Toney et al. 2020)","noteIndex":0},"citationItems":[{"id":754,"uris":["http://zotero.org/users/local/ejn7Sn3P/items/7CLE8R7V"],"itemData":{"id":754,"type":"article-journal","abstract":"In trial analyses of a series of n-alkanes, precise determinations of 13C contents were based on isotopic standards introduced by five different techniques and results were compared. Specifically, organic-compound standards were coinjected with the analytes and carried through chromatography and combustion with them; or CO2 was supplied from a conventional inlet and mixed with the analyte in the ion source, or CO2 was supplied from an auxilliary mixing volume and transmitted to the source without interruption of the analyte stream. Additionally, two techniques were investigated in which the analyte stream was diverted and CO2 standards were placed on a near-zero background. All methods provided accurate results. Where applicable, methods not involving interruption of the analyte stream provided the highest performance (σ = 0.00006 at.% 13C or 0.06‰ for 250 pmol C as CO2 reaching the ione source), but great care was required. Techniques involving diversion of the analyte stream were immune to interference from coeluting sample components and still provided high precision (0.0001 </w:instrText>
      </w:r>
      <w:r w:rsidR="00AE76CC" w:rsidRPr="00A13A6C">
        <w:rPr>
          <w:rFonts w:ascii="Cambria Math" w:hAnsi="Cambria Math" w:cs="Cambria Math"/>
          <w:color w:val="000000" w:themeColor="text1"/>
        </w:rPr>
        <w:instrText>⩽</w:instrText>
      </w:r>
      <w:r w:rsidR="00AE76CC" w:rsidRPr="00A13A6C">
        <w:rPr>
          <w:rFonts w:ascii="Times New Roman" w:hAnsi="Times New Roman" w:cs="Times New Roman"/>
          <w:color w:val="000000" w:themeColor="text1"/>
        </w:rPr>
        <w:instrText xml:space="preserve"> σ </w:instrText>
      </w:r>
      <w:r w:rsidR="00AE76CC" w:rsidRPr="00A13A6C">
        <w:rPr>
          <w:rFonts w:ascii="Cambria Math" w:hAnsi="Cambria Math" w:cs="Cambria Math"/>
          <w:color w:val="000000" w:themeColor="text1"/>
        </w:rPr>
        <w:instrText>⩽</w:instrText>
      </w:r>
      <w:r w:rsidR="00AE76CC" w:rsidRPr="00A13A6C">
        <w:rPr>
          <w:rFonts w:ascii="Times New Roman" w:hAnsi="Times New Roman" w:cs="Times New Roman"/>
          <w:color w:val="000000" w:themeColor="text1"/>
        </w:rPr>
        <w:instrText xml:space="preserve"> 0.0002 at.% or 0.1 </w:instrText>
      </w:r>
      <w:r w:rsidR="00AE76CC" w:rsidRPr="00A13A6C">
        <w:rPr>
          <w:rFonts w:ascii="Cambria Math" w:hAnsi="Cambria Math" w:cs="Cambria Math"/>
          <w:color w:val="000000" w:themeColor="text1"/>
        </w:rPr>
        <w:instrText>⩽</w:instrText>
      </w:r>
      <w:r w:rsidR="00AE76CC" w:rsidRPr="00A13A6C">
        <w:rPr>
          <w:rFonts w:ascii="Times New Roman" w:hAnsi="Times New Roman" w:cs="Times New Roman"/>
          <w:color w:val="000000" w:themeColor="text1"/>
        </w:rPr>
        <w:instrText xml:space="preserve"> σ </w:instrText>
      </w:r>
      <w:r w:rsidR="00AE76CC" w:rsidRPr="00A13A6C">
        <w:rPr>
          <w:rFonts w:ascii="Cambria Math" w:hAnsi="Cambria Math" w:cs="Cambria Math"/>
          <w:color w:val="000000" w:themeColor="text1"/>
        </w:rPr>
        <w:instrText>⩽</w:instrText>
      </w:r>
      <w:r w:rsidR="00AE76CC" w:rsidRPr="00A13A6C">
        <w:rPr>
          <w:rFonts w:ascii="Times New Roman" w:hAnsi="Times New Roman" w:cs="Times New Roman"/>
          <w:color w:val="000000" w:themeColor="text1"/>
        </w:rPr>
        <w:instrText xml:space="preserve"> 0.2‰).","collection-title":"Compound-Specific Isotope Analysis in Biogeochemistry and Petroleum Research","container-title":"Organic Geochemistry","DOI":"10.1016/0146-6380(94)90003-5","ISSN":"0146-6380","issue":"6","journalAbbreviation":"Organic Geochemistry","page":"573-583","source":"ScienceDirect","title":"Isotope-ratio-monitoring gas chromatography-mass spectrometry: methods for isotopic calibration","title-short":"Isotope-ratio-monitoring gas chromatography-mass spectrometry","volume":"21","author":[{"family":"Merritt","given":"Dawn A."},{"family":"Brand","given":"W. A."},{"family":"Hayes","given":"J. M."}],"issued":{"date-parts":[["1994",6,1]]}}},{"id":757,"uris":["http://zotero.org/users/local/ejn7Sn3P/items/4KIBHVZK"],"itemData":{"id":757,"type":"article-journal","abstract":"Alpine regions of the Mediterranean realm are among the most climatically sensitive areas in the world. Thus, alpine wetlands from the southern Iberian Peninsula, in the westernmost part of the Mediterranean region, are highly sensitive sensors of environmental changes. Difficulties have surfaced in separating controls by temperature and/or precipitation in previous paleoenvironmental studies from alpine environments in this area. We present a Holocene biomarker record (n-alkanes and long-chain diols) from a high elevation lake, Laguna de Río Seco (LdRS), in the south of the Iberian Peninsula, which contributes to the identification of these forcing mechanisms. The hydrological history of the area, primarily water availability and evapotranspiration, is reconstructed by means of the n-alkane record, including the indices of average chain length, portion aquatic, and carbon preference index, as well as hydrogen isotopes (δD) of aquatic (δDaq) and terrestrial (δDwax) n-alkanes. Temperatures are also estimated using the algae derived long-chain diols. We interpret δDaq and δDwax fluctuations as showing changes in the source and amount of precipitation throughout the LdRS record. An Atlantic precipitation source appears to have predominated during the early-middle Holocene, but an occasional Mediterranean influence with an isotopic enrichment in precipitation is detected in the middle-late Holocene that is likely related to the setting of the current atmospheric pattern in southeastern Iberia under the joint control of the North Atlantic Oscillation (NAO) and the Western Mediterranean dynamics, such as the Western Mediterranean Oscillation (WeMO). Our new record from LdRS is consistent with a generalized trend of a humid early-middle Holocene with low temperature variability, evolving towards an arid middle-late Holocene with abrupt temperature changes. In addition to these long-term trends during the last </w:instrText>
      </w:r>
      <w:r w:rsidR="00AE76CC" w:rsidRPr="00A13A6C">
        <w:rPr>
          <w:rFonts w:ascii="Cambria Math" w:hAnsi="Cambria Math" w:cs="Cambria Math"/>
          <w:color w:val="000000" w:themeColor="text1"/>
        </w:rPr>
        <w:instrText>∼</w:instrText>
      </w:r>
      <w:r w:rsidR="00AE76CC" w:rsidRPr="00A13A6C">
        <w:rPr>
          <w:rFonts w:ascii="Times New Roman" w:hAnsi="Times New Roman" w:cs="Times New Roman"/>
          <w:color w:val="000000" w:themeColor="text1"/>
        </w:rPr>
        <w:instrText xml:space="preserve">10,500 years, two phases of climate instability, evidenced by abrupt depletions in δDaq, have been identified at the end of these periods, one between </w:instrText>
      </w:r>
      <w:r w:rsidR="00AE76CC" w:rsidRPr="00A13A6C">
        <w:rPr>
          <w:rFonts w:ascii="Cambria Math" w:hAnsi="Cambria Math" w:cs="Cambria Math"/>
          <w:color w:val="000000" w:themeColor="text1"/>
        </w:rPr>
        <w:instrText>∼</w:instrText>
      </w:r>
      <w:r w:rsidR="00AE76CC" w:rsidRPr="00A13A6C">
        <w:rPr>
          <w:rFonts w:ascii="Times New Roman" w:hAnsi="Times New Roman" w:cs="Times New Roman"/>
          <w:color w:val="000000" w:themeColor="text1"/>
        </w:rPr>
        <w:instrText xml:space="preserve">6500 and 5500 cal yr BP and another in the last </w:instrText>
      </w:r>
      <w:r w:rsidR="00AE76CC" w:rsidRPr="00A13A6C">
        <w:rPr>
          <w:rFonts w:ascii="Cambria Math" w:hAnsi="Cambria Math" w:cs="Cambria Math"/>
          <w:color w:val="000000" w:themeColor="text1"/>
        </w:rPr>
        <w:instrText>∼</w:instrText>
      </w:r>
      <w:r w:rsidR="00AE76CC" w:rsidRPr="00A13A6C">
        <w:rPr>
          <w:rFonts w:ascii="Times New Roman" w:hAnsi="Times New Roman" w:cs="Times New Roman"/>
          <w:color w:val="000000" w:themeColor="text1"/>
        </w:rPr>
        <w:instrText xml:space="preserve">500 years. These episodes would represent strengthened winter cold conditions that favoured the persistence of snowpack and frozen soil in the catchment, causing reduced terrestrial plant growth and low lake evaporation. According to the long-chain diol record, temperatures during these phases were relatively low, but experienced abrupt increases at the end of each period.","container-title":"Quaternary Science Reviews","DOI":"10.1016/j.quascirev.2020.106395","ISSN":"0277-3791","journalAbbreviation":"Quaternary Science Reviews","page":"106395","source":"ScienceDirect","title":"New insights into Holocene hydrology and temperature from lipid biomarkers in western Mediterranean alpine wetlands","volume":"240","author":[{"family":"Toney","given":"Jaime L."},{"family":"García-Alix","given":"Antonio"},{"family":"Jiménez-Moreno","given":"Gonzalo"},{"family":"Anderson","given":"R. Scott"},{"family":"Moossen","given":"Heiko"},{"family":"Seki","given":"Osamu"}],"issued":{"date-parts":[["2020",7,15]]}}}],"schema":"https://github.com/citation-style-language/schema/raw/master/csl-citation.json"} </w:instrText>
      </w:r>
      <w:r w:rsidR="00A179D2" w:rsidRPr="00A13A6C">
        <w:rPr>
          <w:rFonts w:ascii="Times New Roman" w:hAnsi="Times New Roman" w:cs="Times New Roman"/>
          <w:color w:val="000000" w:themeColor="text1"/>
        </w:rPr>
        <w:fldChar w:fldCharType="separate"/>
      </w:r>
      <w:r w:rsidR="00AE76CC" w:rsidRPr="00A13A6C">
        <w:rPr>
          <w:rFonts w:ascii="Times New Roman" w:hAnsi="Times New Roman" w:cs="Times New Roman"/>
        </w:rPr>
        <w:t xml:space="preserve">(Merritt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1994; Toney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2020)</w:t>
      </w:r>
      <w:r w:rsidR="00A179D2" w:rsidRPr="00A13A6C">
        <w:rPr>
          <w:rFonts w:ascii="Times New Roman" w:hAnsi="Times New Roman" w:cs="Times New Roman"/>
          <w:color w:val="000000" w:themeColor="text1"/>
        </w:rPr>
        <w:fldChar w:fldCharType="end"/>
      </w:r>
      <w:r w:rsidRPr="00A13A6C">
        <w:rPr>
          <w:rFonts w:ascii="Times New Roman" w:hAnsi="Times New Roman" w:cs="Times New Roman"/>
          <w:color w:val="000000" w:themeColor="text1"/>
        </w:rPr>
        <w:t xml:space="preserve">. </w:t>
      </w:r>
      <w:r w:rsidR="00BF6350" w:rsidRPr="00A13A6C">
        <w:rPr>
          <w:rFonts w:ascii="Times New Roman" w:hAnsi="Times New Roman" w:cs="Times New Roman"/>
        </w:rPr>
        <w:t xml:space="preserve">Sediment samples were freeze-dried, homogenised, and processed </w:t>
      </w:r>
      <w:r w:rsidR="00534C9D" w:rsidRPr="00A13A6C">
        <w:rPr>
          <w:rFonts w:ascii="Times New Roman" w:hAnsi="Times New Roman" w:cs="Times New Roman"/>
        </w:rPr>
        <w:t>at</w:t>
      </w:r>
      <w:r w:rsidR="00BF6350" w:rsidRPr="00A13A6C">
        <w:rPr>
          <w:rFonts w:ascii="Times New Roman" w:hAnsi="Times New Roman" w:cs="Times New Roman"/>
        </w:rPr>
        <w:t xml:space="preserve"> the Biomarkers for Environmental and Climate Science (BECS) laboratory at the University of Glasgow. Total lipid extracts (TLE) were obtained via an Accelerated Solvent Extractor (Dionex ASE 350) utilising a dichloromethane (DCM) to methanol (MeOH) solvent mixture (9:1, v/v).</w:t>
      </w:r>
      <w:r w:rsidR="00D07CC7" w:rsidRPr="00A13A6C">
        <w:rPr>
          <w:rFonts w:ascii="Times New Roman" w:hAnsi="Times New Roman" w:cs="Times New Roman"/>
        </w:rPr>
        <w:t xml:space="preserve"> </w:t>
      </w:r>
      <w:r w:rsidR="00BF6350" w:rsidRPr="00A13A6C">
        <w:rPr>
          <w:rFonts w:ascii="Times New Roman" w:hAnsi="Times New Roman" w:cs="Times New Roman"/>
        </w:rPr>
        <w:t>The resulting TLE was separated into Total Neutral Fractions (TNF) and Total Acid Fractions (TAF) using aminopropyl silica gel column chromatography (LC-NH2 SPE). The neutral fraction was eluted with DCM:isopropanol (1:1, v/v). The TNF was subsequently fractionated via regular silica gel flash column chromatography into four distinct sub-fractions (N1 to N4). The target aliphatic hydrocarbons (n-alkanes) were collected in the N1 fraction using pure n-hexane as the eluent.</w:t>
      </w:r>
    </w:p>
    <w:p w14:paraId="41F97108" w14:textId="7E3BF07A" w:rsidR="00045B19" w:rsidDel="00672F11" w:rsidRDefault="00BF6350" w:rsidP="00C2465E">
      <w:pPr>
        <w:spacing w:before="120" w:after="120" w:line="480" w:lineRule="auto"/>
        <w:jc w:val="both"/>
        <w:rPr>
          <w:del w:id="26" w:author="Marco Adolfo Vidal Cordasco" w:date="2026-06-27T12:13:00Z" w16du:dateUtc="2026-06-27T11:13:00Z"/>
          <w:rFonts w:ascii="Times New Roman" w:hAnsi="Times New Roman" w:cs="Times New Roman"/>
        </w:rPr>
      </w:pPr>
      <w:r w:rsidRPr="00A13A6C">
        <w:rPr>
          <w:rFonts w:ascii="Times New Roman" w:hAnsi="Times New Roman" w:cs="Times New Roman"/>
        </w:rPr>
        <w:t>Prior to isotopic monitoring, all isolated N1 fractions were dissolved in n-hexane and initially screened on a Gas Chromatograph equipped with a Flame Ionisation Detector (GC-FID). This preliminary step served as a concentration and quality check to verify peak resolution and optimi</w:t>
      </w:r>
      <w:r w:rsidR="003B1291" w:rsidRPr="00A13A6C">
        <w:rPr>
          <w:rFonts w:ascii="Times New Roman" w:hAnsi="Times New Roman" w:cs="Times New Roman"/>
        </w:rPr>
        <w:t>s</w:t>
      </w:r>
      <w:r w:rsidRPr="00A13A6C">
        <w:rPr>
          <w:rFonts w:ascii="Times New Roman" w:hAnsi="Times New Roman" w:cs="Times New Roman"/>
        </w:rPr>
        <w:t>e injection volumes.</w:t>
      </w:r>
      <w:r w:rsidR="004C18BC" w:rsidRPr="00A13A6C">
        <w:rPr>
          <w:rFonts w:ascii="Times New Roman" w:hAnsi="Times New Roman" w:cs="Times New Roman"/>
        </w:rPr>
        <w:t xml:space="preserve"> </w:t>
      </w:r>
      <w:r w:rsidRPr="00A13A6C">
        <w:rPr>
          <w:rFonts w:ascii="Times New Roman" w:hAnsi="Times New Roman" w:cs="Times New Roman"/>
        </w:rPr>
        <w:t xml:space="preserve">Compound-specific stable hydrogen isotope compositions of the individual n-alkanes were subsequently determined using Gas Chromatography-Isotope Ratio </w:t>
      </w:r>
      <w:r w:rsidRPr="00A13A6C">
        <w:rPr>
          <w:rFonts w:ascii="Times New Roman" w:hAnsi="Times New Roman" w:cs="Times New Roman"/>
        </w:rPr>
        <w:lastRenderedPageBreak/>
        <w:t xml:space="preserve">Mass Spectrometry. The analytical system comprised an Agilent gas chromatograph coupled to an Elementar GC5 combustion/pyrolysis interface operating at 1450°C for the quantitative thermal conversion of organic compounds into pure gas. </w:t>
      </w:r>
      <w:ins w:id="27" w:author="Marco Adolfo Vidal Cordasco" w:date="2026-06-26T17:16:00Z" w16du:dateUtc="2026-06-26T16:16:00Z">
        <w:r w:rsidR="0027290B" w:rsidRPr="0027290B">
          <w:rPr>
            <w:rFonts w:ascii="Times New Roman" w:hAnsi="Times New Roman" w:cs="Times New Roman"/>
          </w:rPr>
          <w:t>For δD analyses, organic compounds were quantitatively converted to H₂ via high-temperature pyrolysis at 1450 °C. For δ¹³C analyses, compounds were quantitatively oxidi</w:t>
        </w:r>
      </w:ins>
      <w:ins w:id="28" w:author="Marco Adolfo Vidal Cordasco" w:date="2026-06-27T12:11:00Z" w16du:dateUtc="2026-06-27T11:11:00Z">
        <w:r w:rsidR="00EB4AFE">
          <w:rPr>
            <w:rFonts w:ascii="Times New Roman" w:hAnsi="Times New Roman" w:cs="Times New Roman"/>
          </w:rPr>
          <w:t>s</w:t>
        </w:r>
      </w:ins>
      <w:ins w:id="29" w:author="Marco Adolfo Vidal Cordasco" w:date="2026-06-26T17:16:00Z" w16du:dateUtc="2026-06-26T16:16:00Z">
        <w:r w:rsidR="0027290B" w:rsidRPr="0027290B">
          <w:rPr>
            <w:rFonts w:ascii="Times New Roman" w:hAnsi="Times New Roman" w:cs="Times New Roman"/>
          </w:rPr>
          <w:t>ed to CO₂ using a combustion reactor operated at 850 °C. Stable carbon isotope ratios are reported in δ notation relative to the Vienna Pee Dee Belemnite (VPDB) scale</w:t>
        </w:r>
      </w:ins>
      <w:ins w:id="30" w:author="Marco Adolfo Vidal Cordasco" w:date="2026-06-27T12:13:00Z" w16du:dateUtc="2026-06-27T11:13:00Z">
        <w:r w:rsidR="00672F11">
          <w:rPr>
            <w:rFonts w:ascii="Times New Roman" w:hAnsi="Times New Roman" w:cs="Times New Roman"/>
          </w:rPr>
          <w:t xml:space="preserve">, whereas </w:t>
        </w:r>
      </w:ins>
    </w:p>
    <w:p w14:paraId="01EB5622" w14:textId="3B0B607A" w:rsidR="007A1D73" w:rsidRPr="00A13A6C" w:rsidRDefault="00672F11" w:rsidP="00C2465E">
      <w:pPr>
        <w:spacing w:before="120" w:after="120" w:line="480" w:lineRule="auto"/>
        <w:jc w:val="both"/>
        <w:rPr>
          <w:rFonts w:ascii="Times New Roman" w:hAnsi="Times New Roman" w:cs="Times New Roman"/>
        </w:rPr>
      </w:pPr>
      <w:ins w:id="31" w:author="Marco Adolfo Vidal Cordasco" w:date="2026-06-27T12:13:00Z" w16du:dateUtc="2026-06-27T11:13:00Z">
        <w:r>
          <w:rPr>
            <w:rFonts w:ascii="Times New Roman" w:hAnsi="Times New Roman" w:cs="Times New Roman"/>
          </w:rPr>
          <w:t>hydrogen i</w:t>
        </w:r>
      </w:ins>
      <w:del w:id="32" w:author="Marco Adolfo Vidal Cordasco" w:date="2026-06-27T12:13:00Z" w16du:dateUtc="2026-06-27T11:13:00Z">
        <w:r w:rsidR="00BF6350" w:rsidRPr="00A13A6C" w:rsidDel="00672F11">
          <w:rPr>
            <w:rFonts w:ascii="Times New Roman" w:hAnsi="Times New Roman" w:cs="Times New Roman"/>
          </w:rPr>
          <w:delText>I</w:delText>
        </w:r>
      </w:del>
      <w:r w:rsidR="00BF6350" w:rsidRPr="00A13A6C">
        <w:rPr>
          <w:rFonts w:ascii="Times New Roman" w:hAnsi="Times New Roman" w:cs="Times New Roman"/>
        </w:rPr>
        <w:t>sotopic values are reported in standard delta notation (‰) calibrated relative to the Vienna Standard Mean Ocean Water (V-SMOW) scale.</w:t>
      </w:r>
      <w:r w:rsidR="00917A97" w:rsidRPr="00A13A6C">
        <w:rPr>
          <w:rFonts w:ascii="Times New Roman" w:hAnsi="Times New Roman" w:cs="Times New Roman"/>
        </w:rPr>
        <w:t xml:space="preserve"> Following previous studies, one sample for n-C</w:t>
      </w:r>
      <w:r w:rsidR="00917A97" w:rsidRPr="00A13A6C">
        <w:rPr>
          <w:rFonts w:ascii="Times New Roman" w:hAnsi="Times New Roman" w:cs="Times New Roman"/>
          <w:vertAlign w:val="subscript"/>
        </w:rPr>
        <w:t>29</w:t>
      </w:r>
      <w:r w:rsidR="00917A97" w:rsidRPr="00A13A6C">
        <w:rPr>
          <w:rFonts w:ascii="Times New Roman" w:hAnsi="Times New Roman" w:cs="Times New Roman"/>
        </w:rPr>
        <w:t xml:space="preserve"> and n-C</w:t>
      </w:r>
      <w:r w:rsidR="00917A97" w:rsidRPr="00A13A6C">
        <w:rPr>
          <w:rFonts w:ascii="Times New Roman" w:hAnsi="Times New Roman" w:cs="Times New Roman"/>
          <w:vertAlign w:val="subscript"/>
        </w:rPr>
        <w:t>31</w:t>
      </w:r>
      <w:r w:rsidR="00917A97" w:rsidRPr="00A13A6C">
        <w:rPr>
          <w:rFonts w:ascii="Times New Roman" w:hAnsi="Times New Roman" w:cs="Times New Roman"/>
        </w:rPr>
        <w:t xml:space="preserve"> were excluded as outliers for those specific chain lengths, as they were different from adjacent samples by more than 2 ‰ </w:t>
      </w:r>
      <w:r w:rsidR="00917A97"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{"citationID":"HWPAjeyO","properties":{"unsorted":false,"formattedCitation":"(Duncan {\\i{}et al.} 2025)","plainCitation":"(Duncan et al. 2025)","noteIndex":0},"citationItems":[{"id":676,"uris":["http://zotero.org/users/local/ejn7Sn3P/items/I5H227BJ"],"itemData":{"id":676,"type":"article-journal","abstract":"&lt;p&gt;&lt;strong class=\"journal-contentHeaderColor\"&gt;Abstract.&lt;/strong&gt; Antarctica&amp;rsquo;s terrestrial ecosystems are at risk from a rapidly changing climate. Investigating how Antarctica&amp;rsquo;s vascular plants responded to major climatic variations in the geological past, especially under atmospheric CO&lt;sub&gt;2&lt;/sub&gt; values similar to modern and future projections, may provide insight into how organisms could migrate across the continent as conditions change. Here, we investigate vegetation trends across the Oligocene/Miocene Transition (OMT, ~23 Myr), one of the largest transient glaciations of the Cenozoic. Despite extensive ice sheet expansion, Antarctic vegetation survived throughout this glacial episode. We use compound specific isotope trends (&amp;delta;&lt;sup&gt;13&lt;/sup&gt;C and &amp;delta;&lt;sup&gt;2&lt;/sup&gt;H) of plant waxes in an Antarctic proximal sediment core from the Ross Sea (Deep Sea Drilling Project site 270) to investigate the response and survival mechanisms of Antarctic vegetation during this event. We detect the first observation of a marked negative &lt;em&gt;n&lt;/em&gt;-alkane &amp;delta;&lt;sup&gt;13&lt;/sup&gt;C excursion over the OMT, coupled with a shift to more positive &lt;em&gt;n&lt;/em&gt;-alkane &amp;delta;&lt;sup&gt;2&lt;/sup&gt;H. We interpret this as plants sacrificing water use efficiency to maintain photosynthesis and carbon uptake during increasing glacial conditions, as atmospheric CO&lt;sub&gt;2&lt;/sub&gt; decreased and orbital configurations favoured shorter, colder growing seasons with lower light intensity. We consider further drivers of these isotopic trends to be enhanced aridity, and a shift to a stunted, low elevation vegetation. These findings establish the adaptability of ancient Antarctic vegetation under atmospheric CO&lt;sub&gt;2&lt;/sub&gt; conditions comparable to modern, and mechanisms that allowed vegetation to keep a foothold on the continent despite prolonged hostile conditions.&lt;/p&gt;","container-title":"EGUsphere","DOI":"10.5194/egusphere-2024-4021","language":"English","page":"1-24","publisher":"Copernicus GmbH","source":"egusphere.copernicus.org","title":"Survival strategies of Antarctic vegetation during extensive glacial expansion across the Oligocene/Miocene Transition","author":[{"family":"Duncan","given":"Bella J."},{"family":"McKay","given":"Robert"},{"family":"Levy","given":"Richard"},{"family":"Prebble","given":"Joseph G."},{"family":"Naish","given":"Timothy"},{"family":"Seki","given":"Osamu"},{"family":"Kraus","given":"Christoph"},{"family":"Moossen","given":"Heiko"},{"family":"Ventura","given":"G. Todd"},{"family":"Kulhanek","given":"Denise K."},{"family":"Bendle","given":"James"}],"issued":{"date-parts":[["2025",1,9]]}}}],"schema":"https://github.com/citation-style-language/schema/raw/master/csl-citation.json"} </w:instrText>
      </w:r>
      <w:r w:rsidR="00917A97" w:rsidRPr="00A13A6C">
        <w:rPr>
          <w:rFonts w:ascii="Times New Roman" w:hAnsi="Times New Roman" w:cs="Times New Roman"/>
        </w:rPr>
        <w:fldChar w:fldCharType="separate"/>
      </w:r>
      <w:r w:rsidR="00AE76CC" w:rsidRPr="00A13A6C">
        <w:rPr>
          <w:rFonts w:ascii="Times New Roman" w:hAnsi="Times New Roman" w:cs="Times New Roman"/>
        </w:rPr>
        <w:t xml:space="preserve">(Duncan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2025)</w:t>
      </w:r>
      <w:r w:rsidR="00917A97" w:rsidRPr="00A13A6C">
        <w:rPr>
          <w:rFonts w:ascii="Times New Roman" w:hAnsi="Times New Roman" w:cs="Times New Roman"/>
        </w:rPr>
        <w:fldChar w:fldCharType="end"/>
      </w:r>
      <w:r w:rsidR="00917A97" w:rsidRPr="00A13A6C">
        <w:rPr>
          <w:rFonts w:ascii="Times New Roman" w:hAnsi="Times New Roman" w:cs="Times New Roman"/>
        </w:rPr>
        <w:t>.</w:t>
      </w:r>
    </w:p>
    <w:p w14:paraId="695AE664" w14:textId="2EE227AA" w:rsidR="009564C9" w:rsidRPr="00A13A6C" w:rsidRDefault="009564C9" w:rsidP="00C2465E">
      <w:pPr>
        <w:spacing w:before="120" w:after="120" w:line="480" w:lineRule="auto"/>
        <w:jc w:val="both"/>
        <w:rPr>
          <w:rFonts w:ascii="Times New Roman" w:hAnsi="Times New Roman" w:cs="Times New Roman"/>
        </w:rPr>
      </w:pPr>
      <w:r w:rsidRPr="00A13A6C">
        <w:rPr>
          <w:rFonts w:ascii="Times New Roman" w:hAnsi="Times New Roman" w:cs="Times New Roman"/>
        </w:rPr>
        <w:t>The following indexes were used to characterise n-alkanes</w:t>
      </w:r>
      <w:r w:rsidR="007D4066" w:rsidRPr="00A13A6C">
        <w:rPr>
          <w:rFonts w:ascii="Times New Roman" w:hAnsi="Times New Roman" w:cs="Times New Roman"/>
        </w:rPr>
        <w:t xml:space="preserve"> based on concentration</w:t>
      </w:r>
      <w:r w:rsidR="0081332E" w:rsidRPr="00A13A6C">
        <w:rPr>
          <w:rFonts w:ascii="Times New Roman" w:hAnsi="Times New Roman" w:cs="Times New Roman"/>
        </w:rPr>
        <w:t xml:space="preserve"> (ug/g)</w:t>
      </w:r>
      <w:r w:rsidR="007D4066" w:rsidRPr="00A13A6C">
        <w:rPr>
          <w:rFonts w:ascii="Times New Roman" w:hAnsi="Times New Roman" w:cs="Times New Roman"/>
        </w:rPr>
        <w:t xml:space="preserve"> data</w:t>
      </w:r>
      <w:r w:rsidR="006C7CC5" w:rsidRPr="00A13A6C">
        <w:rPr>
          <w:rFonts w:ascii="Times New Roman" w:hAnsi="Times New Roman" w:cs="Times New Roman"/>
        </w:rPr>
        <w:t>:</w:t>
      </w:r>
      <w:r w:rsidRPr="00A13A6C">
        <w:rPr>
          <w:rFonts w:ascii="Times New Roman" w:hAnsi="Times New Roman" w:cs="Times New Roman"/>
        </w:rPr>
        <w:t xml:space="preserve"> </w:t>
      </w:r>
    </w:p>
    <w:p w14:paraId="5434E138" w14:textId="49550248" w:rsidR="00FD6790" w:rsidRPr="00A13A6C" w:rsidRDefault="00FD6790" w:rsidP="00C2465E">
      <w:pPr>
        <w:pStyle w:val="ListParagraph"/>
        <w:numPr>
          <w:ilvl w:val="0"/>
          <w:numId w:val="11"/>
        </w:numPr>
        <w:spacing w:before="120" w:after="120" w:line="480" w:lineRule="auto"/>
        <w:jc w:val="both"/>
        <w:rPr>
          <w:rFonts w:ascii="Times New Roman" w:hAnsi="Times New Roman" w:cs="Times New Roman"/>
        </w:rPr>
      </w:pPr>
      <w:r w:rsidRPr="00A13A6C">
        <w:rPr>
          <w:rFonts w:ascii="Times New Roman" w:hAnsi="Times New Roman" w:cs="Times New Roman"/>
        </w:rPr>
        <w:t xml:space="preserve">Average Chain Length (ACL) characterises the chain-length distribution of n-alkanes </w:t>
      </w:r>
      <w:r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{"citationID":"YxBGZtNp","properties":{"unsorted":false,"formattedCitation":"(Ling {\\i{}et al.} 2021)","plainCitation":"(Ling et al. 2021)","noteIndex":0},"citationItems":[{"id":760,"uris":["http://zotero.org/users/local/ejn7Sn3P/items/KJBE45TX"],"itemData":{"id":760,"type":"article-journal","abstract":"n-Alkanes are widely used in paleoenvironmental reconstructions. However, our understanding of changes in the distribution of n-alkanes with climatic and environmental factors remains unclear in arid/semi-arid regions. We sampled 26 surface sediments from three climatic zones across the southwestern Tibetan Plateau to evaluate the sensitivity of chain length distributions of n-alkanes to climatic and environmental parameters. Our observations demonstrate that average chain length (ACL), proportion of aquatic macrophyte (Paq), carbon preference index (CPI) and ratio of the contents of nC27 and nC31 (nC27/nC31) are all sensitive to hydroclimatic conditions. In contrast to commonly-adopted assumptions, the correlations between these indices and hydrological parameters are not always good, which indicates that the interpretation of n-alkane indices is special on the southwestern Tibetan Plateau. These might be related to the vegetation characteristics and seasonality of biological activity, and need to be considered in paleoclimatic reconstruction. The impact of seasonal precipitation on n-alkanes indices was also evaluated.","container-title":"Acta Geologica Sinica - English Edition","DOI":"10.1111/1755-6724.14376","ISSN":"1755-6724","issue":"2","note":"_eprint: https://onlinelibrary.wiley.com/doi/pdf/10.1111/1755-6724.14376","page":"648-658","source":"Wiley Online Library","title":"The Impact of Climatic and Environmental Factors on n-Alkanes Indices in Southwestern Tibetan Plateau","volume":"95","author":[{"family":"Ling","given":"Yuan"},{"family":"Zheng","given":"Mianping"},{"family":"Wang","given":"Shuxian"},{"family":"Sun","given":"Qing"},{"family":"Xie","given":"Bingjing"},{"family":"Zhang","given":"Chengjun"}],"issued":{"date-parts":[["2021"]]}}}],"schema":"https://github.com/citation-style-language/schema/raw/master/csl-citation.json"} </w:instrText>
      </w:r>
      <w:r w:rsidRPr="00A13A6C">
        <w:rPr>
          <w:rFonts w:ascii="Times New Roman" w:hAnsi="Times New Roman" w:cs="Times New Roman"/>
        </w:rPr>
        <w:fldChar w:fldCharType="separate"/>
      </w:r>
      <w:r w:rsidR="00AE76CC" w:rsidRPr="00A13A6C">
        <w:rPr>
          <w:rFonts w:ascii="Times New Roman" w:hAnsi="Times New Roman" w:cs="Times New Roman"/>
        </w:rPr>
        <w:t xml:space="preserve">(Ling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2021)</w:t>
      </w:r>
      <w:r w:rsidRPr="00A13A6C">
        <w:rPr>
          <w:rFonts w:ascii="Times New Roman" w:hAnsi="Times New Roman" w:cs="Times New Roman"/>
        </w:rPr>
        <w:fldChar w:fldCharType="end"/>
      </w:r>
      <w:r w:rsidRPr="00A13A6C">
        <w:rPr>
          <w:rFonts w:ascii="Times New Roman" w:hAnsi="Times New Roman" w:cs="Times New Roman"/>
        </w:rPr>
        <w:t xml:space="preserve">. Several studies have reported positive correlations between ACL and temperature </w:t>
      </w:r>
      <w:r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{"citationID":"64UXzH4s","properties":{"unsorted":false,"formattedCitation":"(Feakins {\\i{}et al.} 2016; Shen {\\i{}et al.} 2022)","plainCitation":"(Feakins et al. 2016; Shen et al. 2022)","noteIndex":0},"citationItems":[{"id":770,"uris":["http://zotero.org/users/local/ejn7Sn3P/items/3IZCXGD2"],"itemData":{"id":770,"type":"article-journal","abstract":"Waxy compounds form the boundary layer of the living leaf and contribute biomarkers to soils, and lake and marine sediments. Cataloging the variation in leaf wax traits between species and across environmental gradients may contribute to the understanding of plant functional processes in modern ecosystems, as well as to calibration efforts supporting reconstruction of past ecosystems and environments from the sedimentary archives of leaf wax biomarkers. Towards these goals, we have surveyed the distributions of leaf wax n-alkanes in trees from the lowland tropical rainforest (TR) and montane cloud forest (TMCF) of Perú. Molecular abundances were quantified via gas chromatography flame ionization detection (GC-FID) for 632 individuals, 152 species, 99 genera and 51 families across 9 forest plots spanning 0.2–3.6km elevation. We found the expected abundance distributions; for example, they were dominated by long chain, odd numbered n-alkanes, especially C29 and C31. New observations included a tendency to increasing total alkane concentration at higher elevation. We propose that the well known leaf economic strategy to increase leaf mass per unit area with elevation, provides a theoretical basis for understanding the increase in leaf wax n-alkane abundance with elevation: we infer an increased investment in foliar defense associated with increased leaf lifespan and in response to environmental pressures including cloud immersion and declining temperature. Furthermore, we combined measurements of n-alkane concentration with estimates of forest productivity to provide new ways to quantify ecosystem-scale forest alkane productivity. We introduce a new concept of n-alkane net primary productivity (NPPalk; the product of alkane concentration and leaf NPP) and find that alkane productivity estimates range from 300 to 5000g C/ha/yr, associated with ecological and environmental changes across the elevation profile.","container-title":"Organic Geochemistry","DOI":"10.1016/j.orggeochem.2016.07.004","ISSN":"0146-6380","journalAbbreviation":"Organic Geochemistry","page":"89-100","source":"ScienceDirect","title":"Production of leaf wax &lt;i&gt;n&lt;/i&gt;-alkanes across a tropical forest elevation transect","volume":"100","author":[{"family":"Feakins","given":"Sarah J."},{"family":"Peters","given":"Tom"},{"family":"Wu","given":"Mong Sin"},{"family":"Shenkin","given":"Alexander"},{"family":"Salinas","given":"Norma"},{"family":"Girardin","given":"Cécile A. J."},{"family":"Bentley","given":"Lisa Patrick"},{"family":"Blonder","given":"Benjamin"},{"family":"Enquist","given":"Brian J."},{"family":"Martin","given":"Roberta E."},{"family":"Asner","given":"Gregory P."},{"family":"Malhi","given":"Yadvinder"}],"issued":{"date-parts":[["2016",10,1]]}}},{"id":763,"uris":["http://zotero.org/users/local/ejn7Sn3P/items/PRCIJIBX"],"itemData":{"id":763,"type":"article-journal","abstract":"n-Alkanes are one of the most used proxies in lake sediments to reconstruct past climate change. However, the distribution and concentration of n-alkanes are controlled by multiple factors, and their interpretation across northern China has revealed obvious discrepancies. It is therefore important to investigate the controlling factors of n-alkane proxies before using them for paleoclimate reconstruction. In this study, we collected fresh plant leaves, basin surface soils, lake surface sediments and a short sediment core (DH20B) in Daihai Lake basin to analyze the paleoclimate implications of n-alkanes. Our results show that long-chain (C27–C35) n-alkanes in Daihai Lake are dominated by allochthonous sources. The average chain length of long-chain n-alkanes (ACL27–35) and total long-chain n-alkane concentration (∑alklong-chain) of DH20B are significantly correlated with regional summer temperature (r = 0.54, p &lt; 0.01) and summer precipitation (r = 0.41, p &lt; 0.05) over the past 60 years. These results indicate that ACL27–35 and ∑alklong-chain from Daihai Lake sediments have potential to reconstruct past summer temperature and summer precipitation, respectively, because higher summer temperature promotes the synthesis of longer chain n-alkanes to reduce water loss (leading to higher ACL27–35), and increased summer precipitation promotes plant growth (leading to higher ∑alklong-chain). Moreover, we found that human activity significantly affected ∑alklong-chain through cultivation and grazing after 2005. Our findings may have broad significance for paleoclimate reconstruction of other hydrologically closed lakes, highlighting the importance of proxy validation studies.","container-title":"Frontiers in Earth Science","DOI":"10.3389/feart.2022.915500","ISSN":"2296-6463","journalAbbreviation":"Front. Earth Sci.","language":"English","publisher":"Frontiers","source":"Frontiers","title":"Investigation of Modern n-Alkanes in Daihai Lake Basin, Northern China: Implications for the Interpretation of Paleoclimate Research","title-short":"Investigation of Modern n-Alkanes in Daihai Lake Basin, Northern China","URL":"https://www.frontiersin.org/journals/earth-science/articles/10.3389/feart.2022.915500/full","volume":"10","author":[{"family":"Shen","given":"Zhongwei"},{"family":"Zhang","given":"Zhiping"},{"family":"Chen","given":"Jie"},{"family":"Chen","given":"Lin"},{"family":"Pang","given":"Xin"},{"family":"Chen","given":"Ruijin"},{"family":"Liu","given":"Jianbao"},{"family":"Chen","given":"Shengqian"}],"accessed":{"date-parts":[["2026",6,11]]},"issued":{"date-parts":[["2022",5,23]]}}}],"schema":"https://github.com/citation-style-language/schema/raw/master/csl-citation.json"} </w:instrText>
      </w:r>
      <w:r w:rsidRPr="00A13A6C">
        <w:rPr>
          <w:rFonts w:ascii="Times New Roman" w:hAnsi="Times New Roman" w:cs="Times New Roman"/>
        </w:rPr>
        <w:fldChar w:fldCharType="separate"/>
      </w:r>
      <w:r w:rsidR="00AE76CC" w:rsidRPr="00A13A6C">
        <w:rPr>
          <w:rFonts w:ascii="Times New Roman" w:hAnsi="Times New Roman" w:cs="Times New Roman"/>
        </w:rPr>
        <w:t xml:space="preserve">(Feakins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2016; Shen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2022)</w:t>
      </w:r>
      <w:r w:rsidRPr="00A13A6C">
        <w:rPr>
          <w:rFonts w:ascii="Times New Roman" w:hAnsi="Times New Roman" w:cs="Times New Roman"/>
        </w:rPr>
        <w:fldChar w:fldCharType="end"/>
      </w:r>
      <w:r w:rsidRPr="00A13A6C">
        <w:rPr>
          <w:rFonts w:ascii="Times New Roman" w:hAnsi="Times New Roman" w:cs="Times New Roman"/>
        </w:rPr>
        <w:t xml:space="preserve"> or precipitation</w:t>
      </w:r>
      <w:r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{"citationID":"oU8XjpHy","properties":{"unsorted":false,"formattedCitation":"(Hoffmann {\\i{}et al.} 2013; Wang {\\i{}et al.} 2023)","plainCitation":"(Hoffmann et al. 2013; Wang et al. 2023)","noteIndex":0},"citationItems":[{"id":773,"uris":["http://zotero.org/users/local/ejn7Sn3P/items/TQB9V63F"],"itemData":{"id":773,"type":"article-journal","abstract":"Environmental parameters such as rainfall, temperature and relative humidity can affect the composition of higher plant leaf wax. The abundance and distribution of leaf wax biomarkers, such as long chain n-alkanes, in sedimentary archives have therefore been proposed as proxies reflecting climate change. However, a robust palaeoclimatic interpretation requires a thorough understanding of how environmental changes affect leaf wax n-alkane distributions in living plants. We have analysed the concentration and chain length distribution of leaf wax n-alkanes in Acacia and Eucalyptus species along a 1500km climatic gradient in northern Australia that ranges from subtropical to arid. We show that aridity affected the concentration and distribution of n-alkanes for plants in both genera. For both Acacia and Eucalyptus n-alkane concentration increased by a factor of ten to the dry centre of Australia, reflecting the purpose of the wax in preventing water loss from the leaf. Furthermore, Acacian-alkanes decreased in average chain length (ACL) towards the arid centre of Australia, whereas Eucalyptus ACL increased under arid conditions. Our observations demonstrate that n-alkane concentration and distribution in leaf wax are sensitive to hydroclimatic conditions. These parameters could therefore potentially be employed in palaeorecords to estimate past environmental change. However, our finding of a distinct response of n-alkane ACL values to hydrological changes in different taxa also implies that the often assumed increase in ACL under drier conditions is not a robust feature for all plant species and genera and as such additional information about the prevalent vegetation are required when ACL values are used as a palaeoclimate proxy.","container-title":"Organic Geochemistry","DOI":"10.1016/j.orggeochem.2013.07.003","ISSN":"0146-6380","journalAbbreviation":"Organic Geochemistry","page":"62-67","source":"ScienceDirect","title":"Abundance and distribution of leaf wax &lt;i&gt;n&lt;/i&gt;-alkanes in leaves of Acacia and Eucalyptus trees along a strong humidity gradient in northern Australia","volume":"62","author":[{"family":"Hoffmann","given":"Bernd"},{"family":"Kahmen","given":"Ansgar"},{"family":"Cernusak","given":"Lucas A."},{"family":"Arndt","given":"Stefan K."},{"family":"Sachse","given":"Dirk"}],"issued":{"date-parts":[["2013",9,1]]}}},{"id":765,"uris":["http://zotero.org/users/local/ejn7Sn3P/items/6DB93VHS"],"itemData":{"id":765,"type":"article-journal","abstract":"Long-chain n-alkanes are one of the most common organic compounds in terrestrial plants and they are well-preserved in various geological archives. nalkanes are relatively resistant to degradation and thus they can provide high-fidelity records of past vegetation and climate changes. Nevertheless, previous studies have shown that the interpretation of n-alkane proxies, such as the average chain length (ACL), is often ambiguous since this proxy depends on more than one variable. Both vegetation and climate could exert controls on the n-alkane ACL, and hence its interpretation requires careful consideration, especially in regions like the Qinghai-Tibet Plateau (QTP) where topography, biome type and moisture source are highly variable. To further evaluate the influences of vegetation and climate on the ACL in highelevation lakes, we examined the n-alkane distributions of the surface sediments of 55 lakes across the QTP. Our results show that the ACL across a climatic gradient is significantly affected by precipitation, rather than by temperature. The positive correlation between ACL and precipitation may be because of the effect of microbial degradation during deposition. Finally, we suggest that more caution is needed in the interpretation of ACL data in different regions.","container-title":"Frontiers of Earth Science","DOI":"10.1007/s11707-022-1084-0","ISSN":"2095-0209","issue":"4","journalAbbreviation":"Front. Earth Sci.","language":"en","page":"905-919","source":"Springer Link","title":"A re-evaluation of the average chain length of lacustrine sedimentary n-alkanes as a paleoproxy on the Qinghai-Tibet Plateau","volume":"17","author":[{"family":"Wang","given":"Mingda"},{"family":"Li","given":"Qin"},{"family":"Toney","given":"Jaime"},{"family":"Henderson","given":"David"},{"family":"Hou","given":"Juzhi"}],"issued":{"date-parts":[["2023",12,1]]}}}],"schema":"https://github.com/citation-style-language/schema/raw/master/csl-citation.json"} </w:instrText>
      </w:r>
      <w:r w:rsidRPr="00A13A6C">
        <w:rPr>
          <w:rFonts w:ascii="Times New Roman" w:hAnsi="Times New Roman" w:cs="Times New Roman"/>
        </w:rPr>
        <w:fldChar w:fldCharType="separate"/>
      </w:r>
      <w:r w:rsidR="00AE76CC" w:rsidRPr="00A13A6C">
        <w:rPr>
          <w:rFonts w:ascii="Times New Roman" w:hAnsi="Times New Roman" w:cs="Times New Roman"/>
        </w:rPr>
        <w:t xml:space="preserve">(Hoffmann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2013; Wang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2023)</w:t>
      </w:r>
      <w:r w:rsidRPr="00A13A6C">
        <w:rPr>
          <w:rFonts w:ascii="Times New Roman" w:hAnsi="Times New Roman" w:cs="Times New Roman"/>
        </w:rPr>
        <w:fldChar w:fldCharType="end"/>
      </w:r>
      <w:r w:rsidRPr="00A13A6C">
        <w:rPr>
          <w:rFonts w:ascii="Times New Roman" w:hAnsi="Times New Roman" w:cs="Times New Roman"/>
        </w:rPr>
        <w:t xml:space="preserve">; however, these relationships are species-dependent and may vary </w:t>
      </w:r>
      <w:r w:rsidR="00764C45" w:rsidRPr="00A13A6C">
        <w:rPr>
          <w:rFonts w:ascii="Times New Roman" w:hAnsi="Times New Roman" w:cs="Times New Roman"/>
        </w:rPr>
        <w:t>between</w:t>
      </w:r>
      <w:r w:rsidRPr="00A13A6C">
        <w:rPr>
          <w:rFonts w:ascii="Times New Roman" w:hAnsi="Times New Roman" w:cs="Times New Roman"/>
        </w:rPr>
        <w:t xml:space="preserve"> taxa, with higher values typically observed in grasses and lower values in woody vegetation </w:t>
      </w:r>
      <w:r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{"citationID":"xFq9P8eY","properties":{"unsorted":false,"formattedCitation":"(Norstr\\uc0\\u246{}m {\\i{}et al.} 2018)","plainCitation":"(Norström et al. 2018)","noteIndex":0},"citationItems":[{"id":767,"uris":["http://zotero.org/users/local/ejn7Sn3P/items/66K2YHBF"],"itemData":{"id":767,"type":"article-journal","abstract":"A sediment sequence from a coastal, hydrologically isolated lake in southern Mozambique was analysed for leaf wax δD, n-alkane abundance (ACL) and bulk organic geochemistry (δ13C, TOC, %N), providing a record of past rainfall variability and savanna dynamics over the last 1500 years. The δDwax rainfall reconstruction reveals a stable hydroclimate between 500–700 CE, while ACL and δ13C together with previous pollen data suggest savanna vegetation was characterized by a relatively dense woody cover. Highly variable hydroclimate conditions are inferred by δDwax between 800–1350 CE, with repeated centennial scale intervals of extreme dry and wet conditions overlapping the Medieval Climate Anomaly (MCA; 950–1250 CE). Savanna tree cover stayed relatively intact over this phase. After ca 1250 CE, a progressive change towards drier conditions was initiated, leading up to maximum aridity during the AD 1700s, a period associated with the Little Ice age (LIA; 1500–1850 CE). Tree cover was now replaced by a more grass-dominated savanna. The clear antiphase rainfall patterns between Nhaucati and equatorial East African proxy records gives support to the notion that Indian Ocean sea surface temperature (SST) gradients act as modulator of southern African climate on a multi-decadal time scale, possibly forced by long-term El Niño Southern Oscillation (ENSO) variability. We suggest that strong ENSO variability and greater occurrence of La Niña events triggered the generally wet and unstable MCA in southern Africa. From around 1250 CE, a shift towards a predominance of El Niño induced drier conditions in south-east Africa during the LIA. Our study of vegetation and hydroclimate proxies in parallel suggests that savanna tree and shrub cover was relatively resilient to the abrupt shifts in hydroclimate over the MCA, but more sensitive to the long-term progressive drying over the LIA.","container-title":"Global and Planetary Change","DOI":"10.1016/j.gloplacha.2018.09.004","ISSN":"0921-8181","journalAbbreviation":"Global and Planetary Change","page":"221-233","source":"ScienceDirect","title":"Leaf wax δD inferring variable medieval hydroclimate and early initiation of Little Ice Age (LIA) dryness in southern Mozambique","volume":"170","author":[{"family":"Norström","given":"Elin"},{"family":"Norén","given":"Gabriel"},{"family":"Smittenberg","given":"Rienk H."},{"family":"Massuanganhe","given":"Elidio A."},{"family":"Ekblom","given":"Anneli"}],"issued":{"date-parts":[["2018",11,1]]}}}],"schema":"https://github.com/citation-style-language/schema/raw/master/csl-citation.json"} </w:instrText>
      </w:r>
      <w:r w:rsidRPr="00A13A6C">
        <w:rPr>
          <w:rFonts w:ascii="Times New Roman" w:hAnsi="Times New Roman" w:cs="Times New Roman"/>
        </w:rPr>
        <w:fldChar w:fldCharType="separate"/>
      </w:r>
      <w:r w:rsidR="00AE76CC" w:rsidRPr="00A13A6C">
        <w:rPr>
          <w:rFonts w:ascii="Times New Roman" w:hAnsi="Times New Roman" w:cs="Times New Roman"/>
        </w:rPr>
        <w:t xml:space="preserve">(Norström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2018)</w:t>
      </w:r>
      <w:r w:rsidRPr="00A13A6C">
        <w:rPr>
          <w:rFonts w:ascii="Times New Roman" w:hAnsi="Times New Roman" w:cs="Times New Roman"/>
        </w:rPr>
        <w:fldChar w:fldCharType="end"/>
      </w:r>
      <w:r w:rsidR="0094760F" w:rsidRPr="00A13A6C">
        <w:rPr>
          <w:rFonts w:ascii="Times New Roman" w:hAnsi="Times New Roman" w:cs="Times New Roman"/>
        </w:rPr>
        <w:t>:</w:t>
      </w:r>
    </w:p>
    <w:p w14:paraId="367CD32D" w14:textId="77777777" w:rsidR="00FD6790" w:rsidRPr="00A13A6C" w:rsidRDefault="00FD6790" w:rsidP="00C2465E">
      <w:pPr>
        <w:pStyle w:val="ListParagraph"/>
        <w:spacing w:before="120" w:after="120" w:line="480" w:lineRule="auto"/>
        <w:jc w:val="both"/>
        <w:rPr>
          <w:rFonts w:ascii="Times New Roman" w:hAnsi="Times New Roman" w:cs="Times New Roman"/>
        </w:rPr>
      </w:pPr>
    </w:p>
    <w:p w14:paraId="1FC0FF70" w14:textId="677667B8" w:rsidR="00A05AC9" w:rsidRPr="00A13A6C" w:rsidRDefault="00000000" w:rsidP="00C2465E">
      <w:pPr>
        <w:spacing w:before="120" w:after="120" w:line="480" w:lineRule="auto"/>
        <w:jc w:val="both"/>
        <w:rPr>
          <w:rFonts w:ascii="Times New Roman" w:hAnsi="Times New Roman" w:cs="Times New Roman"/>
        </w:rPr>
      </w:pPr>
      <m:oMathPara>
        <m:oMath>
          <m:d>
            <m:dPr>
              <m:ctrlPr>
                <w:rPr>
                  <w:rFonts w:ascii="Cambria Math" w:hAnsi="Cambria Math" w:cs="Times New Roman"/>
                  <w:i/>
                </w:rPr>
              </m:ctrlPr>
            </m:dPr>
            <m:e>
              <m:r>
                <w:rPr>
                  <w:rFonts w:ascii="Cambria Math" w:hAnsi="Cambria Math" w:cs="Times New Roman"/>
                </w:rPr>
                <m:t>1</m:t>
              </m:r>
            </m:e>
          </m:d>
          <m:r>
            <w:rPr>
              <w:rFonts w:ascii="Cambria Math" w:hAnsi="Cambria Math" w:cs="Times New Roman"/>
            </w:rPr>
            <m:t xml:space="preserve"> ACL=</m:t>
          </m:r>
          <m:f>
            <m:fPr>
              <m:ctrlPr>
                <w:rPr>
                  <w:rFonts w:ascii="Cambria Math" w:hAnsi="Cambria Math" w:cs="Times New Roman"/>
                  <w:i/>
                </w:rPr>
              </m:ctrlPr>
            </m:fPr>
            <m:num>
              <m:r>
                <w:rPr>
                  <w:rFonts w:ascii="Cambria Math" w:hAnsi="Cambria Math" w:cs="Times New Roman"/>
                </w:rPr>
                <m:t>27*</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27</m:t>
                  </m:r>
                </m:sub>
              </m:sSub>
              <m:r>
                <w:rPr>
                  <w:rFonts w:ascii="Cambria Math" w:hAnsi="Cambria Math" w:cs="Times New Roman"/>
                </w:rPr>
                <m:t>+29*</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29</m:t>
                  </m:r>
                </m:sub>
              </m:sSub>
              <m:r>
                <w:rPr>
                  <w:rFonts w:ascii="Cambria Math" w:hAnsi="Cambria Math" w:cs="Times New Roman"/>
                </w:rPr>
                <m:t>+31*</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31</m:t>
                  </m:r>
                </m:sub>
              </m:sSub>
              <m:r>
                <w:rPr>
                  <w:rFonts w:ascii="Cambria Math" w:hAnsi="Cambria Math" w:cs="Times New Roman"/>
                </w:rPr>
                <m:t>+33*</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33</m:t>
                  </m:r>
                </m:sub>
              </m:sSub>
              <m:r>
                <w:rPr>
                  <w:rFonts w:ascii="Cambria Math" w:hAnsi="Cambria Math" w:cs="Times New Roman"/>
                </w:rPr>
                <m:t>+35*</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35</m:t>
                  </m:r>
                </m:sub>
              </m:sSub>
            </m:num>
            <m:den>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27</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29</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31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33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35</m:t>
                  </m:r>
                </m:sub>
              </m:sSub>
            </m:den>
          </m:f>
        </m:oMath>
      </m:oMathPara>
    </w:p>
    <w:p w14:paraId="01FF144B" w14:textId="70DAD76D" w:rsidR="00A05AC9" w:rsidRPr="00A13A6C" w:rsidRDefault="00FD6790" w:rsidP="00C2465E">
      <w:pPr>
        <w:pStyle w:val="ListParagraph"/>
        <w:numPr>
          <w:ilvl w:val="0"/>
          <w:numId w:val="11"/>
        </w:numPr>
        <w:spacing w:before="120" w:after="120" w:line="480" w:lineRule="auto"/>
        <w:jc w:val="both"/>
        <w:rPr>
          <w:rFonts w:ascii="Times New Roman" w:hAnsi="Times New Roman" w:cs="Times New Roman"/>
        </w:rPr>
      </w:pPr>
      <w:r w:rsidRPr="00A13A6C">
        <w:rPr>
          <w:rFonts w:ascii="Times New Roman" w:hAnsi="Times New Roman" w:cs="Times New Roman"/>
        </w:rPr>
        <w:t>Carbon Preference Index</w:t>
      </w:r>
      <w:r w:rsidR="00885712" w:rsidRPr="00A13A6C">
        <w:rPr>
          <w:rFonts w:ascii="Times New Roman" w:hAnsi="Times New Roman" w:cs="Times New Roman"/>
        </w:rPr>
        <w:t xml:space="preserve"> </w:t>
      </w:r>
      <w:r w:rsidRPr="00A13A6C">
        <w:rPr>
          <w:rFonts w:ascii="Times New Roman" w:hAnsi="Times New Roman" w:cs="Times New Roman"/>
        </w:rPr>
        <w:t>(</w:t>
      </w:r>
      <w:r w:rsidR="00885712" w:rsidRPr="00A13A6C">
        <w:rPr>
          <w:rFonts w:ascii="Times New Roman" w:hAnsi="Times New Roman" w:cs="Times New Roman"/>
        </w:rPr>
        <w:t>CPI</w:t>
      </w:r>
      <w:r w:rsidRPr="00A13A6C">
        <w:rPr>
          <w:rFonts w:ascii="Times New Roman" w:hAnsi="Times New Roman" w:cs="Times New Roman"/>
        </w:rPr>
        <w:t>)</w:t>
      </w:r>
      <w:r w:rsidR="00885712" w:rsidRPr="00A13A6C">
        <w:rPr>
          <w:rFonts w:ascii="Times New Roman" w:hAnsi="Times New Roman" w:cs="Times New Roman"/>
        </w:rPr>
        <w:t xml:space="preserve"> describes the predominance of odd-numbered over even-numbered carbon chain lengths in n-alkanes. High CPI values (&gt;2) typically indicate a terrestrial higher-plant source, whereas low CPI values (approaching 1) suggest either a non-terrestrial source (e.g., microbial inputs) or extensive diagenetic/maturation processes that have reduced the original odd-over-even predominance </w:t>
      </w:r>
      <w:r w:rsidR="0071288D"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{"citationID":"pWdFBxd1","properties":{"unsorted":false,"formattedCitation":"(Luo {\\i{}et al.} 2012)","plainCitation":"(Luo et al. 2012)","noteIndex":0},"citationItems":[{"id":776,"uris":["http://zotero.org/users/local/ejn7Sn3P/items/3PAPWVWS"],"itemData":{"id":776,"type":"article-journal","abstract":"Carbon preference index (CPI) of long-chain n-alkanes preserved in surface soil increases gradually from southeastern China to the north margin of Loess Plateau. Along this latitudinal transect, the CPI value correlates to relative humidity, precipitation, and temperature with a negative linear relationship, respectively, whereas the correlation of CPI to temperature is relatively weak. In the Wuyi, Shennongjia, and Tianshan Mountains, CPI values do not change systemically with altitude increasing (or temperature decreasing). However, mean value of CPI for the individual mountain increases in turn from the humid mountain to the arid. These results jointly suggest that aridity (or humidity) is a dominate climate factor in altering soil CPI value. High CPI values of geological records therefore indicate the arid paleoclimate. Though long-chain n-alkanes in soil are derived mainly from leaf wax of terrestrial vascular plants, the regular latitudinal variations of soil CPI might not be caused by the change of vegetation. We speculate that increased long-chain n-alkanes from microbes and/or enhanced biodegradation in the humid climate lead to the decrease of soil CPI.","container-title":"Science China Earth Sciences","DOI":"10.1007/s11430-012-4401-8","ISSN":"1869-1897","issue":"7","journalAbbreviation":"Sci. China Earth Sci.","language":"en","page":"1134-1146","source":"Springer Link","title":"Latitudinal variations of CPI values of long-chain n-alkanes in surface soils: Evidence for CPI as a proxy of aridity","title-short":"Latitudinal variations of CPI values of long-chain n-alkanes in surface soils","volume":"55","author":[{"family":"Luo","given":"Pan"},{"family":"Peng","given":"PingAn"},{"family":"Lü","given":"HouYuan"},{"family":"Zheng","given":"Zhuo"},{"family":"Wang","given":"Xu"}],"issued":{"date-parts":[["2012",7,1]]}}}],"schema":"https://github.com/citation-style-language/schema/raw/master/csl-citation.json"} </w:instrText>
      </w:r>
      <w:r w:rsidR="0071288D" w:rsidRPr="00A13A6C">
        <w:rPr>
          <w:rFonts w:ascii="Times New Roman" w:hAnsi="Times New Roman" w:cs="Times New Roman"/>
        </w:rPr>
        <w:fldChar w:fldCharType="separate"/>
      </w:r>
      <w:r w:rsidR="00AE76CC" w:rsidRPr="00A13A6C">
        <w:rPr>
          <w:rFonts w:ascii="Times New Roman" w:hAnsi="Times New Roman" w:cs="Times New Roman"/>
        </w:rPr>
        <w:t xml:space="preserve">(Luo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2012)</w:t>
      </w:r>
      <w:r w:rsidR="0071288D" w:rsidRPr="00A13A6C">
        <w:rPr>
          <w:rFonts w:ascii="Times New Roman" w:hAnsi="Times New Roman" w:cs="Times New Roman"/>
        </w:rPr>
        <w:fldChar w:fldCharType="end"/>
      </w:r>
      <w:r w:rsidR="00F965E7" w:rsidRPr="00A13A6C">
        <w:rPr>
          <w:rFonts w:ascii="Times New Roman" w:hAnsi="Times New Roman" w:cs="Times New Roman"/>
        </w:rPr>
        <w:t xml:space="preserve"> </w:t>
      </w:r>
      <w:r w:rsidR="00F965E7"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{"citationID":"W309oY6r","properties":{"unsorted":false,"formattedCitation":"(Bush &amp; McInerney 2013)","plainCitation":"(Bush &amp; McInerney 2013)","noteIndex":0},"citationItems":[{"id":718,"uris":["http://zotero.org/users/local/ejn7Sn3P/items/ZMCAYJRT"],"itemData":{"id":718,"type":"article-journal","abstract":"Long chain (C21 to C37) n-alkanes are among the most long-lived and widely utilized terrestrial plant biomarkers. Dozens of studies have examined the range and variation of n-alkane chain-length abundances in modern plants from around the world, and n-alkane distributions have been used for a variety of purposes in paleoclimatology and paleoecology as well as chemotaxonomy. However, most of the paleoecological applications of n-alkane distributions have been based on a narrow set of modern data that cannot address intra- and inter-plant variability. Here, we present the results of a study using trees from near Chicago, IL, USA, as well as a meta-analysis of published data on modern plant n-alkane distributions. First, we test the conformity of n-alkane distributions in mature leaves across the canopy of 38 individual plants from 24 species as well as across a single growing season and find no significant differences for either canopy position or time of leaf collection. Second, we compile 2093 observations from 86 sources, including the new data here, to examine the generalities of n-alkane parameters such as carbon preference index (CPI), average chain length (ACL), and chain-length ratios for different plant groups. We show that angiosperms generally produce more n-alkanes than do gymnosperms, supporting previous observations, and furthermore that CPI values show such variation in modern plants that it is prudent to discard the use of CPI as a quantitative indicator of n-alkane degradation in sediments. We also test the hypotheses that certain n-alkane chain lengths predominate in and therefore can be representative of particular plant groups, namely, C23 and C25 in Sphagnum mosses, C27 and C29 in woody plants, and C31 in graminoids (grasses). We find that chain-length distributions are highly variable within plant groups, such that chemotaxonomic distinctions between grasses and woody plants are difficult to make based on n-alkane abundances. In contrast, Sphagnum mosses are marked by their predominance of C23 and C25, chain lengths which are largely absent in terrestrial vascular plants. The results here support the use of C23 as a robust proxy for Sphagnum mosses in paleoecological studies, but not the use of C27, C29, and C31 to separate graminoids and woody plants from one another, as both groups produce highly variable but significant amounts of all three chain lengths. In Africa, C33 and C35 chain lengths appear to distinguish graminoids from some woody plants, but this may be a reflection of the differences in rainforest and savanna environments. Indeed, variation in the abundances of long n-alkane chain lengths may be responding in part to local environmental conditions, and this calls for a more directed examination of the effects of temperature and aridity on plant n-alkane distributions in natural environments.","container-title":"Geochimica et Cosmochimica Acta","DOI":"10.1016/j.gca.2013.04.016","ISSN":"0016-7037","journalAbbreviation":"Geochimica et Cosmochimica Acta","page":"161-179","source":"ScienceDirect","title":"Leaf wax &lt;i&gt;n&lt;/i&gt;-alkane distributions in and across modern plants: Implications for paleoecology and chemotaxonomy","title-short":"Leaf wax &lt;i&gt;n&lt;/i&gt;-alkane distributions in and across modern plants","volume":"117","author":[{"family":"Bush","given":"Rosemary T."},{"family":"McInerney","given":"Francesca A."}],"issued":{"date-parts":[["2013",9,15]]}}}],"schema":"https://github.com/citation-style-language/schema/raw/master/csl-citation.json"} </w:instrText>
      </w:r>
      <w:r w:rsidR="00F965E7" w:rsidRPr="00A13A6C">
        <w:rPr>
          <w:rFonts w:ascii="Times New Roman" w:hAnsi="Times New Roman" w:cs="Times New Roman"/>
        </w:rPr>
        <w:fldChar w:fldCharType="separate"/>
      </w:r>
      <w:r w:rsidR="00AE76CC" w:rsidRPr="00A13A6C">
        <w:rPr>
          <w:rFonts w:ascii="Times New Roman" w:hAnsi="Times New Roman" w:cs="Times New Roman"/>
        </w:rPr>
        <w:t>(Bush &amp; McInerney 2013)</w:t>
      </w:r>
      <w:r w:rsidR="00F965E7" w:rsidRPr="00A13A6C">
        <w:rPr>
          <w:rFonts w:ascii="Times New Roman" w:hAnsi="Times New Roman" w:cs="Times New Roman"/>
        </w:rPr>
        <w:fldChar w:fldCharType="end"/>
      </w:r>
      <w:r w:rsidR="0094760F" w:rsidRPr="00A13A6C">
        <w:rPr>
          <w:rFonts w:ascii="Times New Roman" w:hAnsi="Times New Roman" w:cs="Times New Roman"/>
        </w:rPr>
        <w:t>:</w:t>
      </w:r>
    </w:p>
    <w:p w14:paraId="620E15A2" w14:textId="72605170" w:rsidR="00FD6790" w:rsidRPr="00A13A6C" w:rsidRDefault="00000000" w:rsidP="00C2465E">
      <w:pPr>
        <w:spacing w:before="120" w:after="120" w:line="480" w:lineRule="auto"/>
        <w:jc w:val="both"/>
        <w:rPr>
          <w:rFonts w:ascii="Times New Roman" w:hAnsi="Times New Roman" w:cs="Times New Roman"/>
        </w:rPr>
      </w:pPr>
      <m:oMathPara>
        <m:oMath>
          <m:d>
            <m:dPr>
              <m:ctrlPr>
                <w:rPr>
                  <w:rFonts w:ascii="Cambria Math" w:hAnsi="Cambria Math" w:cs="Times New Roman"/>
                  <w:i/>
                </w:rPr>
              </m:ctrlPr>
            </m:dPr>
            <m:e>
              <m:r>
                <w:rPr>
                  <w:rFonts w:ascii="Cambria Math" w:hAnsi="Cambria Math" w:cs="Times New Roman"/>
                </w:rPr>
                <m:t>2</m:t>
              </m:r>
            </m:e>
          </m:d>
          <m:r>
            <w:rPr>
              <w:rFonts w:ascii="Cambria Math" w:hAnsi="Cambria Math" w:cs="Times New Roman"/>
            </w:rPr>
            <m:t xml:space="preserve"> CPI=0.5*</m:t>
          </m:r>
          <m:d>
            <m:dPr>
              <m:ctrlPr>
                <w:rPr>
                  <w:rFonts w:ascii="Cambria Math" w:hAnsi="Cambria Math" w:cs="Times New Roman"/>
                  <w:i/>
                </w:rPr>
              </m:ctrlPr>
            </m:dPr>
            <m:e>
              <m:f>
                <m:fPr>
                  <m:ctrlPr>
                    <w:rPr>
                      <w:rFonts w:ascii="Cambria Math" w:hAnsi="Cambria Math" w:cs="Times New Roman"/>
                      <w:i/>
                    </w:rPr>
                  </m:ctrlPr>
                </m:fPr>
                <m:num>
                  <m:nary>
                    <m:naryPr>
                      <m:chr m:val="∑"/>
                      <m:limLoc m:val="undOvr"/>
                      <m:subHide m:val="1"/>
                      <m:supHide m:val="1"/>
                      <m:ctrlPr>
                        <w:rPr>
                          <w:rFonts w:ascii="Cambria Math" w:hAnsi="Cambria Math" w:cs="Times New Roman"/>
                          <w:i/>
                        </w:rPr>
                      </m:ctrlPr>
                    </m:naryPr>
                    <m:sub/>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25</m:t>
                          </m:r>
                        </m:sub>
                      </m:sSub>
                    </m:e>
                  </m:nary>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33</m:t>
                      </m:r>
                    </m:sub>
                  </m:sSub>
                  <m:r>
                    <w:rPr>
                      <w:rFonts w:ascii="Cambria Math" w:hAnsi="Cambria Math" w:cs="Times New Roman"/>
                    </w:rPr>
                    <m:t>(odd)</m:t>
                  </m:r>
                </m:num>
                <m:den>
                  <m:nary>
                    <m:naryPr>
                      <m:chr m:val="∑"/>
                      <m:limLoc m:val="undOvr"/>
                      <m:subHide m:val="1"/>
                      <m:supHide m:val="1"/>
                      <m:ctrlPr>
                        <w:rPr>
                          <w:rFonts w:ascii="Cambria Math" w:hAnsi="Cambria Math" w:cs="Times New Roman"/>
                          <w:i/>
                        </w:rPr>
                      </m:ctrlPr>
                    </m:naryPr>
                    <m:sub/>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24</m:t>
                          </m:r>
                        </m:sub>
                      </m:sSub>
                    </m:e>
                  </m:nary>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32</m:t>
                      </m:r>
                    </m:sub>
                  </m:sSub>
                  <m:r>
                    <w:rPr>
                      <w:rFonts w:ascii="Cambria Math" w:hAnsi="Cambria Math" w:cs="Times New Roman"/>
                    </w:rPr>
                    <m:t>(even)</m:t>
                  </m:r>
                </m:den>
              </m:f>
              <m:r>
                <w:rPr>
                  <w:rFonts w:ascii="Cambria Math" w:hAnsi="Cambria Math" w:cs="Times New Roman"/>
                </w:rPr>
                <m:t>+</m:t>
              </m:r>
              <m:f>
                <m:fPr>
                  <m:ctrlPr>
                    <w:rPr>
                      <w:rFonts w:ascii="Cambria Math" w:hAnsi="Cambria Math" w:cs="Times New Roman"/>
                      <w:i/>
                    </w:rPr>
                  </m:ctrlPr>
                </m:fPr>
                <m:num>
                  <m:nary>
                    <m:naryPr>
                      <m:chr m:val="∑"/>
                      <m:limLoc m:val="undOvr"/>
                      <m:subHide m:val="1"/>
                      <m:supHide m:val="1"/>
                      <m:ctrlPr>
                        <w:rPr>
                          <w:rFonts w:ascii="Cambria Math" w:hAnsi="Cambria Math" w:cs="Times New Roman"/>
                          <w:i/>
                        </w:rPr>
                      </m:ctrlPr>
                    </m:naryPr>
                    <m:sub/>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25</m:t>
                          </m:r>
                        </m:sub>
                      </m:sSub>
                    </m:e>
                  </m:nary>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33</m:t>
                      </m:r>
                    </m:sub>
                  </m:sSub>
                  <m:r>
                    <w:rPr>
                      <w:rFonts w:ascii="Cambria Math" w:hAnsi="Cambria Math" w:cs="Times New Roman"/>
                    </w:rPr>
                    <m:t>(odd)</m:t>
                  </m:r>
                </m:num>
                <m:den>
                  <m:nary>
                    <m:naryPr>
                      <m:chr m:val="∑"/>
                      <m:limLoc m:val="undOvr"/>
                      <m:subHide m:val="1"/>
                      <m:supHide m:val="1"/>
                      <m:ctrlPr>
                        <w:rPr>
                          <w:rFonts w:ascii="Cambria Math" w:hAnsi="Cambria Math" w:cs="Times New Roman"/>
                          <w:i/>
                        </w:rPr>
                      </m:ctrlPr>
                    </m:naryPr>
                    <m:sub/>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26</m:t>
                          </m:r>
                        </m:sub>
                      </m:sSub>
                    </m:e>
                  </m:nary>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34</m:t>
                      </m:r>
                    </m:sub>
                  </m:sSub>
                  <m:r>
                    <w:rPr>
                      <w:rFonts w:ascii="Cambria Math" w:hAnsi="Cambria Math" w:cs="Times New Roman"/>
                    </w:rPr>
                    <m:t>(even)</m:t>
                  </m:r>
                </m:den>
              </m:f>
            </m:e>
          </m:d>
        </m:oMath>
      </m:oMathPara>
    </w:p>
    <w:p w14:paraId="0BF9F693" w14:textId="3D8E65D8" w:rsidR="00FD6790" w:rsidRPr="00A13A6C" w:rsidRDefault="0094760F" w:rsidP="00C2465E">
      <w:pPr>
        <w:pStyle w:val="ListParagraph"/>
        <w:numPr>
          <w:ilvl w:val="0"/>
          <w:numId w:val="11"/>
        </w:numPr>
        <w:spacing w:before="120" w:after="120" w:line="480" w:lineRule="auto"/>
        <w:jc w:val="both"/>
        <w:rPr>
          <w:rFonts w:ascii="Times New Roman" w:hAnsi="Times New Roman" w:cs="Times New Roman"/>
        </w:rPr>
      </w:pPr>
      <w:r w:rsidRPr="00A13A6C">
        <w:rPr>
          <w:rFonts w:ascii="Times New Roman" w:hAnsi="Times New Roman" w:cs="Times New Roman"/>
        </w:rPr>
        <w:t xml:space="preserve">The Paq ratio distinguishes mid-chain n-alkanes, which are typically produced by aquatic macrophytes, from long-chain n-alkanes, which are mainly derived from emergent and terrestrial plant leaf waxes </w:t>
      </w:r>
      <w:r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{"citationID":"xnD27Jsd","properties":{"unsorted":false,"formattedCitation":"(Ficken {\\i{}et al.} 2000)","plainCitation":"(Ficken et al. 2000)","noteIndex":0},"citationItems":[{"id":494,"uris":["http://zotero.org/users/local/ejn7Sn3P/items/3GFL5ISA"],"itemData":{"id":494,"type":"article-journal","abstract":"Lipid analysis of aquatic plants from lakes on Mt. Kenya, E. Africa, revealed that non-emergent (submerged and floating-leaved) species displayed enhanced abundances of mid-chain length, C23 and C25 n-alkanes. In contrast, the emergent aquatic plants had n-alkane distributions similar to those of the terrestrial vegetation, typically dominated by the long-chain length homologues (&gt; C29). A proxy ratio, P(aq), has been formulated to reflect the non-emergent aquatic macrophyte input to lake sediments relative to that from the emergent aquatic and terrestrial plants. (C) 2000 Elsevier Science Ltd.","container-title":"Organic Geochemistry","DOI":"10.1016/S0146-6380(00)00081-4","issue":"7-8","page":"745-745","title":"An n-alkane proxy for the sedimentary input of submerged/floating freshwater aquatic macrophytes","volume":"31","author":[{"family":"Ficken","given":"K. J."},{"family":"Li","given":"B."},{"family":"Swain","given":"D. L."},{"family":"Eglinton","given":"G."}],"issued":{"date-parts":[["2000",1]]}}}],"schema":"https://github.com/citation-style-language/schema/raw/master/csl-citation.json"} </w:instrText>
      </w:r>
      <w:r w:rsidRPr="00A13A6C">
        <w:rPr>
          <w:rFonts w:ascii="Times New Roman" w:hAnsi="Times New Roman" w:cs="Times New Roman"/>
        </w:rPr>
        <w:fldChar w:fldCharType="separate"/>
      </w:r>
      <w:r w:rsidR="00AE76CC" w:rsidRPr="00A13A6C">
        <w:rPr>
          <w:rFonts w:ascii="Times New Roman" w:hAnsi="Times New Roman" w:cs="Times New Roman"/>
        </w:rPr>
        <w:t xml:space="preserve">(Ficken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2000)</w:t>
      </w:r>
      <w:r w:rsidRPr="00A13A6C">
        <w:rPr>
          <w:rFonts w:ascii="Times New Roman" w:hAnsi="Times New Roman" w:cs="Times New Roman"/>
        </w:rPr>
        <w:fldChar w:fldCharType="end"/>
      </w:r>
      <w:r w:rsidRPr="00A13A6C">
        <w:rPr>
          <w:rFonts w:ascii="Times New Roman" w:hAnsi="Times New Roman" w:cs="Times New Roman"/>
        </w:rPr>
        <w:t>. Consequently, it is widely used to infer sources of organic matter and reconstruct hydrological</w:t>
      </w:r>
      <w:r w:rsidR="00656532" w:rsidRPr="00A13A6C">
        <w:rPr>
          <w:rFonts w:ascii="Times New Roman" w:hAnsi="Times New Roman" w:cs="Times New Roman"/>
        </w:rPr>
        <w:t xml:space="preserve"> conditions</w:t>
      </w:r>
      <w:r w:rsidRPr="00A13A6C">
        <w:rPr>
          <w:rFonts w:ascii="Times New Roman" w:hAnsi="Times New Roman" w:cs="Times New Roman"/>
        </w:rPr>
        <w:t xml:space="preserve">. Generally, Paq values &lt; 0.1 indicate predominantly terrestrial inputs, values between 0.1 and 0.4 suggest contributions from emergent macrophytes or mixed sources, and values &gt; 0.4 are associated with submerged or floating aquatic macrophytes </w:t>
      </w:r>
      <w:r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{"citationID":"YqIAGwk3","properties":{"unsorted":false,"formattedCitation":"(Ficken {\\i{}et al.} 2000; Huo {\\i{}et al.} 2024)","plainCitation":"(Ficken et al. 2000; Huo et al. 2024)","noteIndex":0},"citationItems":[{"id":494,"uris":["http://zotero.org/users/local/ejn7Sn3P/items/3GFL5ISA"],"itemData":{"id":494,"type":"article-journal","abstract":"Lipid analysis of aquatic plants from lakes on Mt. Kenya, E. Africa, revealed that non-emergent (submerged and floating-leaved) species displayed enhanced abundances of mid-chain length, C23 and C25 n-alkanes. In contrast, the emergent aquatic plants had n-alkane distributions similar to those of the terrestrial vegetation, typically dominated by the long-chain length homologues (&gt; C29). A proxy ratio, P(aq), has been formulated to reflect the non-emergent aquatic macrophyte input to lake sediments relative to that from the emergent aquatic and terrestrial plants. (C) 2000 Elsevier Science Ltd.","container-title":"Organic Geochemistry","DOI":"10.1016/S0146-6380(00)00081-4","issue":"7-8","page":"745-745","title":"An n-alkane proxy for the sedimentary input of submerged/floating freshwater aquatic macrophytes","volume":"31","author":[{"family":"Ficken","given":"K. J."},{"family":"Li","given":"B."},{"family":"Swain","given":"D. L."},{"family":"Eglinton","given":"G."}],"issued":{"date-parts":[["2000",1]]}}},{"id":784,"uris":["http://zotero.org/users/local/ejn7Sn3P/items/WPBWJ2PM"],"itemData":{"id":784,"type":"article-journal","abstract":"Understanding past long-term vegetation responses to regional or even global climate change and forcing mechanisms is essential to future climate change projections. However, due to the lack of long-term terrestrial sedimentary records, there are few studies focusing on vegetation changes in tropical southern China since the last glacial period, especially from the perspective of peat n-alkane records. Here, we have presented a peat core record from the Xialu peatland in the northern Leizhou Peninsula, and n-alkanes were investigated in conjunction with multiple proxy indicators. Our results showed that the organic matter sources were mainly a mixture of aquatic and terrestrial vegetation, with terrestrial vegetation accounting for most of the bulk organic matter composition. From </w:instrText>
      </w:r>
      <w:r w:rsidR="00AE76CC" w:rsidRPr="00A13A6C">
        <w:rPr>
          <w:rFonts w:ascii="Cambria Math" w:hAnsi="Cambria Math" w:cs="Cambria Math"/>
        </w:rPr>
        <w:instrText>∼</w:instrText>
      </w:r>
      <w:r w:rsidR="00AE76CC" w:rsidRPr="00A13A6C">
        <w:rPr>
          <w:rFonts w:ascii="Times New Roman" w:hAnsi="Times New Roman" w:cs="Times New Roman"/>
        </w:rPr>
        <w:instrText xml:space="preserve">44.1 to 29 cal kyr BP, the organic matter source was mainly dominated by terrestrial vegetation, which corresponds to warm and humid conditions. From 29 to 14 cal kyr BP, the input of the terrestrial vegetation was reduced, the aquatic vegetation input increased, implying cool and dry conditions. From 14 to 9.3 cal kyr BP, the climate gradually became warmer and wetter, and terrestrial vegetation dominated in this area. Overall, the climatic conditions from the Xialu peatland were generally consistent with other records from adjacent areas. Our results suggest that, during the Last Glacial Maximum (LGM), a substantial drop in regional and global sea levels may have been the main cause of drought in tropical southern China on orbital timescales. Meanwhile, several climatic fluctuations on millennial timescales could have been influenced by the variability of the North Atlantic Meridional Overturning Circulation (AMOC) and migration of the Intertropical Convergence Zone (ITCZ).","container-title":"Palaeogeography, Palaeoclimatology, Palaeoecology","DOI":"10.1016/j.palaeo.2024.112541","ISSN":"0031-0182","journalAbbreviation":"Palaeogeography, Palaeoclimatology, Palaeoecology","page":"112541","source":"ScienceDirect","title":"Late Pleistocene to early Holocene vegetation and environmental changes in the tropical Leizhou Peninsula, South China: New evidence from the &lt;i&gt;n&lt;/i&gt;-alkane record","title-short":"Late Pleistocene to early Holocene vegetation and environmental changes in the tropical Leizhou Peninsula, South China","volume":"655","author":[{"family":"Huo","given":"Jia"},{"family":"Xue","given":"Jibin"},{"family":"Chen","given":"Jingqiang"},{"family":"Li","given":"Yanting"},{"family":"Chen","given":"Mingyi"},{"family":"Zhao","given":"Zhenzhen"},{"family":"Liu","given":"Yuxin"}],"issued":{"date-parts":[["2024",12,1]]}}}],"schema":"https://github.com/citation-style-language/schema/raw/master/csl-citation.json"} </w:instrText>
      </w:r>
      <w:r w:rsidRPr="00A13A6C">
        <w:rPr>
          <w:rFonts w:ascii="Times New Roman" w:hAnsi="Times New Roman" w:cs="Times New Roman"/>
        </w:rPr>
        <w:fldChar w:fldCharType="separate"/>
      </w:r>
      <w:r w:rsidR="00AE76CC" w:rsidRPr="00A13A6C">
        <w:rPr>
          <w:rFonts w:ascii="Times New Roman" w:hAnsi="Times New Roman" w:cs="Times New Roman"/>
        </w:rPr>
        <w:t xml:space="preserve">(Ficken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2000; Huo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2024)</w:t>
      </w:r>
      <w:r w:rsidRPr="00A13A6C">
        <w:rPr>
          <w:rFonts w:ascii="Times New Roman" w:hAnsi="Times New Roman" w:cs="Times New Roman"/>
        </w:rPr>
        <w:fldChar w:fldCharType="end"/>
      </w:r>
      <w:r w:rsidRPr="00A13A6C">
        <w:rPr>
          <w:rFonts w:ascii="Times New Roman" w:hAnsi="Times New Roman" w:cs="Times New Roman"/>
        </w:rPr>
        <w:t>:</w:t>
      </w:r>
    </w:p>
    <w:p w14:paraId="6BE42DE0" w14:textId="117D4B97" w:rsidR="0039150B" w:rsidRPr="00A13A6C" w:rsidRDefault="00000000" w:rsidP="00C2465E">
      <w:pPr>
        <w:spacing w:line="480" w:lineRule="auto"/>
        <w:rPr>
          <w:rFonts w:ascii="Times New Roman" w:eastAsiaTheme="minorEastAsia" w:hAnsi="Times New Roman" w:cs="Times New Roman"/>
        </w:rPr>
      </w:pPr>
      <m:oMathPara>
        <m:oMath>
          <m:d>
            <m:dPr>
              <m:ctrlPr>
                <w:rPr>
                  <w:rFonts w:ascii="Cambria Math" w:hAnsi="Cambria Math" w:cs="Times New Roman"/>
                  <w:i/>
                </w:rPr>
              </m:ctrlPr>
            </m:dPr>
            <m:e>
              <m:r>
                <w:rPr>
                  <w:rFonts w:ascii="Cambria Math" w:hAnsi="Cambria Math" w:cs="Times New Roman"/>
                </w:rPr>
                <m:t>3</m:t>
              </m:r>
            </m:e>
          </m:d>
          <m:sSub>
            <m:sSubPr>
              <m:ctrlPr>
                <w:ins w:id="33" w:author="Marco Adolfo Vidal Cordasco" w:date="2026-06-27T12:15:00Z" w16du:dateUtc="2026-06-27T11:15:00Z">
                  <w:rPr>
                    <w:rFonts w:ascii="Cambria Math" w:hAnsi="Cambria Math" w:cs="Times New Roman"/>
                    <w:i/>
                  </w:rPr>
                </w:ins>
              </m:ctrlPr>
            </m:sSubPr>
            <m:e>
              <m:r>
                <w:ins w:id="34" w:author="Marco Adolfo Vidal Cordasco" w:date="2026-06-27T12:15:00Z" w16du:dateUtc="2026-06-27T11:15:00Z">
                  <w:rPr>
                    <w:rFonts w:ascii="Cambria Math" w:hAnsi="Cambria Math" w:cs="Times New Roman"/>
                  </w:rPr>
                  <m:t>P</m:t>
                </w:ins>
              </m:r>
            </m:e>
            <m:sub>
              <m:r>
                <w:ins w:id="35" w:author="Marco Adolfo Vidal Cordasco" w:date="2026-06-27T12:15:00Z" w16du:dateUtc="2026-06-27T11:15:00Z">
                  <w:rPr>
                    <w:rFonts w:ascii="Cambria Math" w:hAnsi="Cambria Math" w:cs="Times New Roman"/>
                  </w:rPr>
                  <m:t>aq</m:t>
                </w:ins>
              </m:r>
            </m:sub>
          </m:sSub>
          <m:r>
            <w:del w:id="36" w:author="Marco Adolfo Vidal Cordasco" w:date="2026-06-27T12:15:00Z" w16du:dateUtc="2026-06-27T11:15:00Z">
              <w:rPr>
                <w:rFonts w:ascii="Cambria Math" w:hAnsi="Cambria Math" w:cs="Times New Roman"/>
              </w:rPr>
              <m:t>Paq</m:t>
            </w:del>
          </m:r>
          <m:r>
            <w:rPr>
              <w:rFonts w:ascii="Cambria Math" w:hAnsi="Cambria Math" w:cs="Times New Roman"/>
            </w:rPr>
            <m:t>=</m:t>
          </m:r>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25</m:t>
                      </m:r>
                    </m:sub>
                  </m:sSub>
                </m:num>
                <m:den>
                  <m:nary>
                    <m:naryPr>
                      <m:chr m:val="∑"/>
                      <m:limLoc m:val="undOvr"/>
                      <m:subHide m:val="1"/>
                      <m:supHide m:val="1"/>
                      <m:ctrlPr>
                        <w:rPr>
                          <w:rFonts w:ascii="Cambria Math" w:hAnsi="Cambria Math" w:cs="Times New Roman"/>
                          <w:i/>
                        </w:rPr>
                      </m:ctrlPr>
                    </m:naryPr>
                    <m:sub/>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23</m:t>
                          </m:r>
                        </m:sub>
                      </m:sSub>
                    </m:e>
                  </m:nary>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31</m:t>
                      </m:r>
                    </m:sub>
                  </m:sSub>
                  <m:r>
                    <w:rPr>
                      <w:rFonts w:ascii="Cambria Math" w:hAnsi="Cambria Math" w:cs="Times New Roman"/>
                    </w:rPr>
                    <m:t>(odd)</m:t>
                  </m:r>
                </m:den>
              </m:f>
            </m:e>
          </m:d>
        </m:oMath>
      </m:oMathPara>
    </w:p>
    <w:p w14:paraId="22BA841A" w14:textId="143342F8" w:rsidR="0039150B" w:rsidRPr="00A13A6C" w:rsidRDefault="0039150B" w:rsidP="00C2465E">
      <w:pPr>
        <w:pStyle w:val="ListParagraph"/>
        <w:numPr>
          <w:ilvl w:val="0"/>
          <w:numId w:val="11"/>
        </w:numPr>
        <w:spacing w:before="120" w:after="120" w:line="480" w:lineRule="auto"/>
        <w:jc w:val="both"/>
        <w:rPr>
          <w:rFonts w:ascii="Times New Roman" w:hAnsi="Times New Roman" w:cs="Times New Roman"/>
        </w:rPr>
      </w:pPr>
      <w:r w:rsidRPr="00A13A6C">
        <w:rPr>
          <w:rFonts w:ascii="Times New Roman" w:hAnsi="Times New Roman" w:cs="Times New Roman"/>
        </w:rPr>
        <w:t xml:space="preserve">The Terrigenous-to-Aquatic Ratio (TAR)  compares the abundance of long‑chain, land‑plant alkanes with short‑chain, algal/aquatic alkanes </w:t>
      </w:r>
      <w:r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{"citationID":"B1WZdvGr","properties":{"unsorted":false,"formattedCitation":"(Glendell {\\i{}et al.} 2018)","plainCitation":"(Glendell et al. 2018)","noteIndex":0},"citationItems":[{"id":778,"uris":["http://zotero.org/users/local/ejn7Sn3P/items/VD9YIC7X"],"itemData":{"id":778,"type":"article-journal","abstract":"Soils deliver crucial ecosystem services, such as climate regulation through carbon (C) storage and food security, both of which are threatened by climate and land use change. While soils are important stores of terrestrial C, anthropogenic impact on the lateral fluxes of C from land to water remains poorly quantified and not well represented in Earth system models. In this study, we tested a novel framework for tracing and quantifying lateral C fluxes from the terrestrial to the aquatic environment at a catchment scale. The combined use of conservative plant-derived geochemical biomarkers n-alkanes and bulk stable δ13C and δ15N isotopes of soils and sediments allowed us to distinguish between particulate organic C sources from different land uses (i.e. arable and temporary grassland vs. permanent grassland vs. riparian woodland vs. river bed sediments) (p&lt;0.001), showing an enhanced ability to distinguish between land use sources as compared to using just n-alkanes alone. The terrestrial-aquatic proxy (TAR) ratio derived from n-alkane signatures indicated an increased input of terrestrial-derived organic matter (OM) to lake sediments over the past 60years, with an increasing contribution of woody vegetation shown by the C27/C31 ratio. This may be related to agricultural intensification, leading to enhanced soil erosion, but also an increase in riparian woodland that may disconnect OM inputs from arable land uses in the upper parts of the study catchment. Spatial variability of geochemical proxies showed a close coupling between OM provenance and riparian land use, supporting the new conceptualization of river corridors (active river channel and riparian zone) as critical zones linking the terrestrial and aquatic C fluxes. Further testing of this novel tracing technique shows promise in terms of quantification of lateral C fluxes as well as targeting of effective land management measures to reduce soil erosion and promote OM conservation in river catchments.","container-title":"Science of The Total Environment","DOI":"10.1016/j.scitotenv.2017.10.211","ISSN":"0048-9697","journalAbbreviation":"Science of The Total Environment","page":"1077-1088","source":"ScienceDirect","title":"Tracing of particulate organic C sources across the terrestrial-aquatic continuum, a case study at the catchment scale (Carminowe Creek, southwest England)","volume":"616-617","author":[{"family":"Glendell","given":"M."},{"family":"Jones","given":"R."},{"family":"Dungait","given":"J. A. J."},{"family":"Meusburger","given":"K."},{"family":"Schwendel","given":"A. C."},{"family":"Barclay","given":"R."},{"family":"Barker","given":"S."},{"family":"Haley","given":"S."},{"family":"Quine","given":"T. A."},{"family":"Meersmans","given":"J."}],"issued":{"date-parts":[["2018",3,1]]}}}],"schema":"https://github.com/citation-style-language/schema/raw/master/csl-citation.json"} </w:instrText>
      </w:r>
      <w:r w:rsidRPr="00A13A6C">
        <w:rPr>
          <w:rFonts w:ascii="Times New Roman" w:hAnsi="Times New Roman" w:cs="Times New Roman"/>
        </w:rPr>
        <w:fldChar w:fldCharType="separate"/>
      </w:r>
      <w:r w:rsidR="00AE76CC" w:rsidRPr="00A13A6C">
        <w:rPr>
          <w:rFonts w:ascii="Times New Roman" w:hAnsi="Times New Roman" w:cs="Times New Roman"/>
        </w:rPr>
        <w:t xml:space="preserve">(Glendell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2018)</w:t>
      </w:r>
      <w:r w:rsidRPr="00A13A6C">
        <w:rPr>
          <w:rFonts w:ascii="Times New Roman" w:hAnsi="Times New Roman" w:cs="Times New Roman"/>
        </w:rPr>
        <w:fldChar w:fldCharType="end"/>
      </w:r>
      <w:r w:rsidRPr="00A13A6C">
        <w:rPr>
          <w:rFonts w:ascii="Times New Roman" w:hAnsi="Times New Roman" w:cs="Times New Roman"/>
        </w:rPr>
        <w:t xml:space="preserve">. Therefore, TAR is frequently interpreted as an indicator of source origin and terrestrial plant productivity </w:t>
      </w:r>
      <w:r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{"citationID":"7vn9COAK","properties":{"unsorted":false,"formattedCitation":"(Wang {\\i{}et al.} 2014)","plainCitation":"(Wang et al. 2014)","noteIndex":0},"citationItems":[{"id":781,"uris":["http://zotero.org/users/local/ejn7Sn3P/items/VWR8XA35"],"itemData":{"id":781,"type":"article-journal","abstract":"This study examines n-alkane distributions from a 120 m long borehole extracted from Palaeolake Tianyang, South China, which covers the last five glacial cycles. We aim to determine the palaeoclimatic/environmental fidelity of n-alkane distributions in bulk organic matter (OM) from this tropical sedimentary archive. The Tianyang lithostratigraphy reveals a deep-lake sequence (120–42 m) dominated by diatomite, overlain by shallow-lake and marsh sediments in the upper 42 m. The Carbon Preference Index (CPI, C23–C31) suggests that there is weak odd/even predominance (OEP) in long chain n-alkane distributions (C27–C31) in OM from deep lake sediments, and a strong OEP of long chain n-alkane distributions in OM from shallow lake sediments. The opposite characteristics are evident in short chain n-alkane distributions (C16–C20). These CPI values suggest different sources of organic carbon within the deep (dominantly diatom synthesis) and shallow lake (dominantly high plant input), but cannot help differentiate glacial from interglacial sediments. The Terrigenous-to-Aquatic Ratio (TAR) shows high values throughout interglacial sediments (&gt;4) and low values in glacial sediments (&lt;4), corresponding to a higher productivity of high plants during interglacials, and vice versa. The proportion of aquatic plant n-alkanes (Paq) also reveals a clear change between glacial (0.31–0.39) and interglacial periods (0.22–0.28) during shallow lake stage, indicating a reduction in terrestrial OM input during glacial periods relative to interglacial periods. There is a greater amount of Unresolved Complex Mixture (UCM) in glacial sediments than within interglacial sediments. We suggest that the above n-alkanes indexes are useful environmental/climatic indicators within Palaeolake Tianyang, despite the fact that some other indexes, like Average Chain Length (ACL), provide less definitive interpretations.","collection-title":"Quaternary of East Asia and Western Pacific: a Regional to Global Perspective: Part I","container-title":"Quaternary International","DOI":"10.1016/j.quaint.2014.01.044","ISSN":"1040-6182","journalAbbreviation":"Quaternary International","page":"100-109","source":"ScienceDirect","title":"An examination of the fidelity of &lt;i&gt;n&lt;/i&gt;-alkanes as a palaeoclimate proxy from sediments of Palaeolake Tianyang, South China","volume":"333","author":[{"family":"Wang","given":"Ning"},{"family":"Zong","given":"Yongqiang"},{"family":"Brodie","given":"Chris R."},{"family":"Zheng","given":"Zhuo"}],"issued":{"date-parts":[["2014",5,30]]}}}],"schema":"https://github.com/citation-style-language/schema/raw/master/csl-citation.json"} </w:instrText>
      </w:r>
      <w:r w:rsidRPr="00A13A6C">
        <w:rPr>
          <w:rFonts w:ascii="Times New Roman" w:hAnsi="Times New Roman" w:cs="Times New Roman"/>
        </w:rPr>
        <w:fldChar w:fldCharType="separate"/>
      </w:r>
      <w:r w:rsidR="00AE76CC" w:rsidRPr="00A13A6C">
        <w:rPr>
          <w:rFonts w:ascii="Times New Roman" w:hAnsi="Times New Roman" w:cs="Times New Roman"/>
        </w:rPr>
        <w:t xml:space="preserve">(Wang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2014)</w:t>
      </w:r>
      <w:r w:rsidRPr="00A13A6C">
        <w:rPr>
          <w:rFonts w:ascii="Times New Roman" w:hAnsi="Times New Roman" w:cs="Times New Roman"/>
        </w:rPr>
        <w:fldChar w:fldCharType="end"/>
      </w:r>
      <w:r w:rsidRPr="00A13A6C">
        <w:rPr>
          <w:rFonts w:ascii="Times New Roman" w:hAnsi="Times New Roman" w:cs="Times New Roman"/>
        </w:rPr>
        <w:t>:</w:t>
      </w:r>
    </w:p>
    <w:p w14:paraId="1D91309C" w14:textId="51411A43" w:rsidR="008E3F73" w:rsidRPr="00A13A6C" w:rsidRDefault="00000000" w:rsidP="00C2465E">
      <w:pPr>
        <w:spacing w:line="480" w:lineRule="auto"/>
        <w:rPr>
          <w:rFonts w:ascii="Times New Roman" w:hAnsi="Times New Roman" w:cs="Times New Roman"/>
        </w:rPr>
      </w:pPr>
      <m:oMathPara>
        <m:oMath>
          <m:d>
            <m:dPr>
              <m:ctrlPr>
                <w:rPr>
                  <w:rFonts w:ascii="Cambria Math" w:hAnsi="Cambria Math" w:cs="Times New Roman"/>
                  <w:i/>
                </w:rPr>
              </m:ctrlPr>
            </m:dPr>
            <m:e>
              <m:r>
                <w:rPr>
                  <w:rFonts w:ascii="Cambria Math" w:hAnsi="Cambria Math" w:cs="Times New Roman"/>
                </w:rPr>
                <m:t>4</m:t>
              </m:r>
            </m:e>
          </m:d>
          <m:r>
            <w:rPr>
              <w:rFonts w:ascii="Cambria Math" w:hAnsi="Cambria Math" w:cs="Times New Roman"/>
            </w:rPr>
            <m:t>TAR =</m:t>
          </m:r>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27</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29</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31</m:t>
                      </m:r>
                    </m:sub>
                  </m:sSub>
                </m:num>
                <m:den>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15</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17</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19</m:t>
                      </m:r>
                    </m:sub>
                  </m:sSub>
                </m:den>
              </m:f>
            </m:e>
          </m:d>
        </m:oMath>
      </m:oMathPara>
    </w:p>
    <w:p w14:paraId="7E0C28F9" w14:textId="33E01575" w:rsidR="00110EAA" w:rsidRDefault="00CD38FA" w:rsidP="00672F11">
      <w:pPr>
        <w:pStyle w:val="ListParagraph"/>
        <w:numPr>
          <w:ilvl w:val="0"/>
          <w:numId w:val="11"/>
        </w:numPr>
        <w:spacing w:before="120" w:after="120" w:line="480" w:lineRule="auto"/>
        <w:jc w:val="both"/>
        <w:rPr>
          <w:ins w:id="37" w:author="Marco Adolfo Vidal Cordasco" w:date="2026-06-26T17:23:00Z" w16du:dateUtc="2026-06-26T16:23:00Z"/>
          <w:rFonts w:ascii="Times New Roman" w:hAnsi="Times New Roman" w:cs="Times New Roman"/>
        </w:rPr>
        <w:pPrChange w:id="38" w:author="Marco Adolfo Vidal Cordasco" w:date="2026-06-27T12:15:00Z" w16du:dateUtc="2026-06-27T11:15:00Z">
          <w:pPr>
            <w:pStyle w:val="ListParagraph"/>
            <w:numPr>
              <w:numId w:val="11"/>
            </w:numPr>
            <w:spacing w:before="120" w:after="120" w:line="480" w:lineRule="auto"/>
            <w:ind w:hanging="360"/>
          </w:pPr>
        </w:pPrChange>
      </w:pPr>
      <w:ins w:id="39" w:author="Marco Adolfo Vidal Cordasco" w:date="2026-06-26T17:23:00Z" w16du:dateUtc="2026-06-26T16:23:00Z">
        <w:r>
          <w:rPr>
            <w:rFonts w:ascii="Times New Roman" w:hAnsi="Times New Roman" w:cs="Times New Roman"/>
          </w:rPr>
          <w:t>T</w:t>
        </w:r>
      </w:ins>
      <w:del w:id="40" w:author="Marco Adolfo Vidal Cordasco" w:date="2026-06-26T17:23:00Z" w16du:dateUtc="2026-06-26T16:23:00Z">
        <w:r w:rsidR="00110EAA" w:rsidRPr="00A13A6C" w:rsidDel="00CD38FA">
          <w:rPr>
            <w:rFonts w:ascii="Times New Roman" w:hAnsi="Times New Roman" w:cs="Times New Roman"/>
          </w:rPr>
          <w:delText>Lastly, t</w:delText>
        </w:r>
      </w:del>
      <w:r w:rsidR="00110EAA" w:rsidRPr="00A13A6C">
        <w:rPr>
          <w:rFonts w:ascii="Times New Roman" w:hAnsi="Times New Roman" w:cs="Times New Roman"/>
        </w:rPr>
        <w:t>he C</w:t>
      </w:r>
      <w:r w:rsidR="00110EAA" w:rsidRPr="00A13A6C">
        <w:rPr>
          <w:rFonts w:ascii="Times New Roman" w:hAnsi="Times New Roman" w:cs="Times New Roman"/>
          <w:vertAlign w:val="subscript"/>
        </w:rPr>
        <w:t>31</w:t>
      </w:r>
      <w:r w:rsidR="00110EAA" w:rsidRPr="00A13A6C">
        <w:rPr>
          <w:rFonts w:ascii="Times New Roman" w:hAnsi="Times New Roman" w:cs="Times New Roman"/>
        </w:rPr>
        <w:t>/C</w:t>
      </w:r>
      <w:r w:rsidR="00110EAA" w:rsidRPr="00A13A6C">
        <w:rPr>
          <w:rFonts w:ascii="Times New Roman" w:hAnsi="Times New Roman" w:cs="Times New Roman"/>
          <w:vertAlign w:val="subscript"/>
        </w:rPr>
        <w:t>27</w:t>
      </w:r>
      <w:r w:rsidR="00110EAA" w:rsidRPr="00A13A6C">
        <w:rPr>
          <w:rFonts w:ascii="Times New Roman" w:hAnsi="Times New Roman" w:cs="Times New Roman"/>
        </w:rPr>
        <w:t xml:space="preserve"> and C</w:t>
      </w:r>
      <w:r w:rsidR="00110EAA" w:rsidRPr="00A13A6C">
        <w:rPr>
          <w:rFonts w:ascii="Times New Roman" w:hAnsi="Times New Roman" w:cs="Times New Roman"/>
          <w:vertAlign w:val="subscript"/>
        </w:rPr>
        <w:t>31</w:t>
      </w:r>
      <w:r w:rsidR="00110EAA" w:rsidRPr="00A13A6C">
        <w:rPr>
          <w:rFonts w:ascii="Times New Roman" w:hAnsi="Times New Roman" w:cs="Times New Roman"/>
        </w:rPr>
        <w:t>/C</w:t>
      </w:r>
      <w:r w:rsidR="00110EAA" w:rsidRPr="00A13A6C">
        <w:rPr>
          <w:rFonts w:ascii="Times New Roman" w:hAnsi="Times New Roman" w:cs="Times New Roman"/>
          <w:vertAlign w:val="subscript"/>
        </w:rPr>
        <w:t>29</w:t>
      </w:r>
      <w:r w:rsidR="00110EAA" w:rsidRPr="00A13A6C">
        <w:rPr>
          <w:rFonts w:ascii="Times New Roman" w:hAnsi="Times New Roman" w:cs="Times New Roman"/>
        </w:rPr>
        <w:t xml:space="preserve"> ratios are frequently used to distinguish herbaceous from woody vegetation inputs</w:t>
      </w:r>
      <w:r w:rsidR="000A5B39" w:rsidRPr="00A13A6C">
        <w:rPr>
          <w:rFonts w:ascii="Times New Roman" w:hAnsi="Times New Roman" w:cs="Times New Roman"/>
        </w:rPr>
        <w:t xml:space="preserve"> </w:t>
      </w:r>
      <w:r w:rsidR="00110EAA"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{"citationID":"ftFCJQwW","properties":{"unsorted":false,"formattedCitation":"(Zhou {\\i{}et al.} 2016)","plainCitation":"(Zhou et al. 2016)","noteIndex":0},"citationItems":[{"id":787,"uris":["http://zotero.org/users/local/ejn7Sn3P/items/853HEZQS"],"itemData":{"id":787,"type":"article-journal","abstract":"Significant uncertainties remain regarding the temporal evolution of natural vegetation during the Quaternary, and drivers of past vegetation change, on the Chinese Loess Plateau (CLP). This study presents analyses of total organic carbon isotopic composition (TOC) and n-alkane ratios (C31/C27) from the Lingtai loess-palaeosol sequence on the central CLP over the last 450 kyr. The results demonstrate that the vegetation in this region comprised a mix of C3 and C4 plants of herb and woody growth-form. C3 plants dominated for most of the last 450 kyr, but this did not lead to extensive forest. C3 woody plants were more abundant in MIS9 (S3 period) and MIS5 (S1 period) during warm and humid climate conditions. Herbs increased in the region since 130 kyr, possibly as a result of increased aridity. On the orbital timescales, there was a reduction of C3 herbal plants in MIS11 (S4) than in MIS12 (L5), and in Holocene than in the last glacial period. Our isotope and n-alkane proxy records are in agreement with Artemisia pollen changes in the region, which is/was the dominant species in this area and varying due to different heat and water conditions between glacial and interglacial periods. Though the climate in MIS1 (S0) was similar to that in MIS11 (S4), a significant increase in woody plants during the Holocene suggests the impact of human activities and ecological effects of changes in fire activity.","container-title":"Science China Earth Sciences","DOI":"10.1007/s11430-016-5276-x","ISSN":"1869-1897","issue":"6","journalAbbreviation":"Sci. China Earth Sci.","language":"en","page":"1206-1215","source":"Springer Link","title":"Organic carbon isotope and molecular fossil records of vegetation evolution in central Loess Plateau since 450 kyr","volume":"59","author":[{"family":"Zhou","given":"Bin"},{"family":"Wali","given":"Guzalnur"},{"family":"Peterse","given":"Francien"},{"family":"Bird","given":"Michael I."}],"issued":{"date-parts":[["2016",6,1]]}}}],"schema":"https://github.com/citation-style-language/schema/raw/master/csl-citation.json"} </w:instrText>
      </w:r>
      <w:r w:rsidR="00110EAA" w:rsidRPr="00A13A6C">
        <w:rPr>
          <w:rFonts w:ascii="Times New Roman" w:hAnsi="Times New Roman" w:cs="Times New Roman"/>
        </w:rPr>
        <w:fldChar w:fldCharType="separate"/>
      </w:r>
      <w:r w:rsidR="00AE76CC" w:rsidRPr="00A13A6C">
        <w:rPr>
          <w:rFonts w:ascii="Times New Roman" w:hAnsi="Times New Roman" w:cs="Times New Roman"/>
        </w:rPr>
        <w:t xml:space="preserve">(Zhou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2016)</w:t>
      </w:r>
      <w:r w:rsidR="00110EAA" w:rsidRPr="00A13A6C">
        <w:rPr>
          <w:rFonts w:ascii="Times New Roman" w:hAnsi="Times New Roman" w:cs="Times New Roman"/>
        </w:rPr>
        <w:fldChar w:fldCharType="end"/>
      </w:r>
      <w:r w:rsidR="00110EAA" w:rsidRPr="00A13A6C">
        <w:rPr>
          <w:rFonts w:ascii="Times New Roman" w:hAnsi="Times New Roman" w:cs="Times New Roman"/>
        </w:rPr>
        <w:t xml:space="preserve">, although their values may also </w:t>
      </w:r>
      <w:r w:rsidR="00C45D57" w:rsidRPr="00A13A6C">
        <w:rPr>
          <w:rFonts w:ascii="Times New Roman" w:hAnsi="Times New Roman" w:cs="Times New Roman"/>
        </w:rPr>
        <w:t>be affected</w:t>
      </w:r>
      <w:r w:rsidR="00110EAA" w:rsidRPr="00A13A6C">
        <w:rPr>
          <w:rFonts w:ascii="Times New Roman" w:hAnsi="Times New Roman" w:cs="Times New Roman"/>
        </w:rPr>
        <w:t xml:space="preserve"> </w:t>
      </w:r>
      <w:r w:rsidR="001D6FD8" w:rsidRPr="00A13A6C">
        <w:rPr>
          <w:rFonts w:ascii="Times New Roman" w:hAnsi="Times New Roman" w:cs="Times New Roman"/>
        </w:rPr>
        <w:t>by</w:t>
      </w:r>
      <w:r w:rsidR="00110EAA" w:rsidRPr="00A13A6C">
        <w:rPr>
          <w:rFonts w:ascii="Times New Roman" w:hAnsi="Times New Roman" w:cs="Times New Roman"/>
        </w:rPr>
        <w:t xml:space="preserve"> additional environmental and depositional factors</w:t>
      </w:r>
      <w:r w:rsidR="001D6FD8" w:rsidRPr="00A13A6C">
        <w:rPr>
          <w:rFonts w:ascii="Times New Roman" w:hAnsi="Times New Roman" w:cs="Times New Roman"/>
        </w:rPr>
        <w:t xml:space="preserve"> </w:t>
      </w:r>
      <w:r w:rsidR="00A54671"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{"citationID":"oXKDWx82","properties":{"unsorted":false,"formattedCitation":"(Li {\\i{}et al.} 2016)","plainCitation":"(Li et al. 2016)","noteIndex":0},"citationItems":[{"id":789,"uris":["http://zotero.org/users/local/ejn7Sn3P/items/7KXSFNPQ"],"itemData":{"id":789,"type":"article-journal","abstract":"Leaf wax n-alkanes have been recently introduced into loess deposits for paleovegetation and paleoclimate reconstruction. However, the paleoclimate significance of some n-alkane parameters such as chain-length ratios (L/H, C27/C31, C29/C31, and (C27+C29)/(C31+C33)) remains to be clarified. In order to evaluate the validity of those proxies in loess deposits, leaf wax n-alkanes were analyzed from a northwest-southeast transect on the Chinese Loess Plateau since the Last Glacial Maximum (LGM). The n-alkanes show a bimodal distribution between C14 and C33 with Carbon number maxima (Cmax) at C14 or C16, and at C31 or C33, indicative of both terrestrial plant and microbial origin. L/H variations are in good agreement with climate changes both temporally and spatially, i.e. the higher L/H ratio the warmer and wetter climate and vice versa. Therefore, the L/H ratio in Chinese loess can serve as an efficient proxy for paleoclimate. By comparing long-chain n-alkane ratios with pollen records, we suggest that the generally used woody plant proxies (C27 and C29) and grass proxies (C31 and C33) are not applicable to Chinese loess. As the Chinese Loess Plateau was dominated by herbs in both the LGM and the Holocene, the long-chain n-alkane ratios may mainly reflect changes in the species composition of local vegetation. For a better understanding of leaf wax n-alkanes in Chinese loess, further studies are required to investigate the n-alkane distributions in both the major plant species and their associated surface soils on the Chinese Loess Plateau.","collection-title":"Kukla Loessfest","container-title":"Quaternary International","DOI":"10.1016/j.quaint.2015.04.029","ISSN":"1040-6182","journalAbbreviation":"Quaternary International","page":"190-197","source":"ScienceDirect","title":"Leaf wax &lt;i&gt;n&lt;/i&gt;-alkane distributions in Chinese loess since the Last Glacial Maximum and implications for paleoclimate","volume":"399","author":[{"family":"Li","given":"Yangyang"},{"family":"Yang","given":"Shiling"},{"family":"Wang","given":"Xu"},{"family":"Hu","given":"Jianfang"},{"family":"Cui","given":"Linlin"},{"family":"Huang","given":"Xiaofang"},{"family":"Jiang","given":"Wenying"}],"issued":{"date-parts":[["2016",4,18]]}}}],"schema":"https://github.com/citation-style-language/schema/raw/master/csl-citation.json"} </w:instrText>
      </w:r>
      <w:r w:rsidR="00A54671" w:rsidRPr="00A13A6C">
        <w:rPr>
          <w:rFonts w:ascii="Times New Roman" w:hAnsi="Times New Roman" w:cs="Times New Roman"/>
        </w:rPr>
        <w:fldChar w:fldCharType="separate"/>
      </w:r>
      <w:r w:rsidR="00AE76CC" w:rsidRPr="00A13A6C">
        <w:rPr>
          <w:rFonts w:ascii="Times New Roman" w:hAnsi="Times New Roman" w:cs="Times New Roman"/>
        </w:rPr>
        <w:t xml:space="preserve">(Li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2016)</w:t>
      </w:r>
      <w:r w:rsidR="00A54671" w:rsidRPr="00A13A6C">
        <w:rPr>
          <w:rFonts w:ascii="Times New Roman" w:hAnsi="Times New Roman" w:cs="Times New Roman"/>
        </w:rPr>
        <w:fldChar w:fldCharType="end"/>
      </w:r>
      <w:r w:rsidR="00110EAA" w:rsidRPr="00A13A6C">
        <w:rPr>
          <w:rFonts w:ascii="Times New Roman" w:hAnsi="Times New Roman" w:cs="Times New Roman"/>
        </w:rPr>
        <w:t>.</w:t>
      </w:r>
    </w:p>
    <w:p w14:paraId="35AFE684" w14:textId="3E25395C" w:rsidR="00CD38FA" w:rsidDel="00672F11" w:rsidRDefault="00891BE7" w:rsidP="00672F11">
      <w:pPr>
        <w:pStyle w:val="ListParagraph"/>
        <w:numPr>
          <w:ilvl w:val="0"/>
          <w:numId w:val="11"/>
        </w:numPr>
        <w:spacing w:before="120" w:after="120" w:line="480" w:lineRule="auto"/>
        <w:jc w:val="both"/>
        <w:rPr>
          <w:del w:id="41" w:author="Marco Adolfo Vidal Cordasco" w:date="2026-06-26T17:32:00Z" w16du:dateUtc="2026-06-26T16:32:00Z"/>
          <w:rFonts w:ascii="Times New Roman" w:hAnsi="Times New Roman" w:cs="Times New Roman"/>
        </w:rPr>
      </w:pPr>
      <w:ins w:id="42" w:author="Marco Adolfo Vidal Cordasco" w:date="2026-06-26T17:32:00Z" w16du:dateUtc="2026-06-26T16:32:00Z">
        <w:r w:rsidRPr="00891BE7">
          <w:rPr>
            <w:rFonts w:ascii="Times New Roman" w:hAnsi="Times New Roman" w:cs="Times New Roman"/>
          </w:rPr>
          <w:t>The Δ</w:t>
        </w:r>
        <w:r w:rsidRPr="00672F11">
          <w:rPr>
            <w:rFonts w:ascii="Times New Roman" w:hAnsi="Times New Roman" w:cs="Times New Roman"/>
            <w:vertAlign w:val="subscript"/>
            <w:rPrChange w:id="43" w:author="Marco Adolfo Vidal Cordasco" w:date="2026-06-27T12:16:00Z" w16du:dateUtc="2026-06-27T11:16:00Z">
              <w:rPr>
                <w:rFonts w:ascii="Times New Roman" w:hAnsi="Times New Roman" w:cs="Times New Roman"/>
              </w:rPr>
            </w:rPrChange>
          </w:rPr>
          <w:t xml:space="preserve">aq-terr </w:t>
        </w:r>
        <w:r w:rsidRPr="00891BE7">
          <w:rPr>
            <w:rFonts w:ascii="Times New Roman" w:hAnsi="Times New Roman" w:cs="Times New Roman"/>
          </w:rPr>
          <w:t xml:space="preserve">refers to the offset between the </w:t>
        </w:r>
      </w:ins>
      <w:ins w:id="44" w:author="Marco Adolfo Vidal Cordasco" w:date="2026-06-27T12:16:00Z" w16du:dateUtc="2026-06-27T11:16:00Z">
        <w:r w:rsidR="00672F11">
          <w:rPr>
            <w:rFonts w:ascii="Times New Roman" w:hAnsi="Times New Roman" w:cs="Times New Roman"/>
          </w:rPr>
          <w:t>hydrogen stable istopes</w:t>
        </w:r>
      </w:ins>
      <w:ins w:id="45" w:author="Marco Adolfo Vidal Cordasco" w:date="2026-06-26T17:32:00Z" w16du:dateUtc="2026-06-26T16:32:00Z">
        <w:r w:rsidRPr="00891BE7">
          <w:rPr>
            <w:rFonts w:ascii="Times New Roman" w:hAnsi="Times New Roman" w:cs="Times New Roman"/>
          </w:rPr>
          <w:t xml:space="preserve"> of short-chain (δD</w:t>
        </w:r>
        <w:r w:rsidRPr="00891BE7">
          <w:rPr>
            <w:rFonts w:ascii="Times New Roman" w:hAnsi="Times New Roman" w:cs="Times New Roman"/>
            <w:vertAlign w:val="subscript"/>
            <w:rPrChange w:id="46" w:author="Marco Adolfo Vidal Cordasco" w:date="2026-06-26T17:32:00Z" w16du:dateUtc="2026-06-26T16:32:00Z">
              <w:rPr>
                <w:rFonts w:ascii="Times New Roman" w:hAnsi="Times New Roman" w:cs="Times New Roman"/>
              </w:rPr>
            </w:rPrChange>
          </w:rPr>
          <w:t>aq</w:t>
        </w:r>
        <w:r w:rsidRPr="00891BE7">
          <w:rPr>
            <w:rFonts w:ascii="Times New Roman" w:hAnsi="Times New Roman" w:cs="Times New Roman"/>
          </w:rPr>
          <w:t>) and long-chain (δD</w:t>
        </w:r>
        <w:r w:rsidRPr="00891BE7">
          <w:rPr>
            <w:rFonts w:ascii="Times New Roman" w:hAnsi="Times New Roman" w:cs="Times New Roman"/>
            <w:vertAlign w:val="subscript"/>
            <w:rPrChange w:id="47" w:author="Marco Adolfo Vidal Cordasco" w:date="2026-06-26T17:32:00Z" w16du:dateUtc="2026-06-26T16:32:00Z">
              <w:rPr>
                <w:rFonts w:ascii="Times New Roman" w:hAnsi="Times New Roman" w:cs="Times New Roman"/>
              </w:rPr>
            </w:rPrChange>
          </w:rPr>
          <w:t>terr</w:t>
        </w:r>
        <w:r w:rsidRPr="00891BE7">
          <w:rPr>
            <w:rFonts w:ascii="Times New Roman" w:hAnsi="Times New Roman" w:cs="Times New Roman"/>
          </w:rPr>
          <w:t>) n-alkanes, commonly used as a proxy for terrestrial evapotranspiration</w:t>
        </w:r>
      </w:ins>
      <w:r>
        <w:rPr>
          <w:rFonts w:ascii="Times New Roman" w:hAnsi="Times New Roman" w:cs="Times New Roman"/>
        </w:rPr>
        <w:fldChar w:fldCharType="begin"/>
      </w:r>
      <w:r>
        <w:rPr>
          <w:rFonts w:ascii="Times New Roman" w:hAnsi="Times New Roman" w:cs="Times New Roman"/>
        </w:rPr>
        <w:instrText xml:space="preserve"> ADDIN ZOTERO_ITEM CSL_CITATION {"citationID":"RqkCsRpo","properties":{"unsorted":false,"formattedCitation":"(Rach {\\i{}et al.} 2014; Rach {\\i{}et al.} 2017; Strobel {\\i{}et al.} 2022; Prochnow {\\i{}et al.} 2026)","plainCitation":"(Rach et al. 2014; Rach et al. 2017; Strobel et al. 2022; Prochnow et al. 2026)","noteIndex":0},"citationItems":[{"id":910,"uris":["http://zotero.org/users/local/ejn7Sn3P/items/F9XVDC59"],"itemData":{"id":910,"type":"article-journal","abstract":"During the Younger Dryas cold event about 12,800 years ago, environmental change in western Europe seems to occur 170 years after cooling over Greenland. Lake sediment analyses confirm this delay, and suggest European hydrological and vegetation change occurred only after the build-up of sea ice in the North Atlantic pushed the westerly wind system south.","container-title":"Nature Geoscience","DOI":"10.1038/ngeo2053","ISSN":"1752-0908","issue":"2","journalAbbreviation":"Nature Geosci","language":"en","license":"2014 Springer Nature Limited","page":"109-112","publisher":"Nature Publishing Group","source":"www.nature.com","title":"Delayed hydrological response to Greenland cooling at the onset of the Younger Dryas in western Europe","volume":"7","author":[{"family":"Rach","given":"O."},{"family":"Brauer","given":"A."},{"family":"Wilkes","given":"H."},{"family":"Sachse","given":"D."}],"issued":{"date-parts":[["2014",2]]}}},{"id":915,"uris":["http://zotero.org/users/local/ejn7Sn3P/items/4G8VYTKJ"],"itemData":{"id":915,"type":"article-journal","abstract":"Past climatic change can be reconstructed from sedimentary archives by a number of proxies. However, few methods exist to directly estimate hydrological changes and even fewer result in quantitative data, impeding our understanding of the timing, magnitude and mechanisms of hydrological changes. \n\n Here we present a novel approach based on δ2H values of sedimentary lipid biomarkers in combination with plant physiological modeling to extract quantitative information on past changes in relative humidity. Our initial application to an annually laminated lacustrine sediment sequence from western Europe deposited during the Younger Dryas cold period revealed relative humidity changes of up to 15 % over sub-centennial timescales, leading to major ecosystem changes, in agreement with palynological data from the region. We show that by combining organic geochemical methods and mechanistic plant physiological models on well characterized lacustrine archives it is possible to extract quantitative ecohydrological parameters from sedimentary lipid biomarker δ2H data.","container-title":"Climate of the Past","DOI":"10.5194/cp-13-741-2017","ISSN":"1814-9324","issue":"7","language":"English","page":"741-757","publisher":"Copernicus GmbH","source":"Copernicus Online Journals","title":"A dual-biomarker approach for quantification of changes in relative humidity from sedimentary lipid &lt;i&gt;D&lt;/i&gt;∕&lt;i&gt;H&lt;/i&gt; ratios","volume":"13","author":[{"family":"Rach","given":"Oliver"},{"family":"Kahmen","given":"Ansgar"},{"family":"Brauer","given":"Achim"},{"family":"Sachse","given":"Dirk"}],"issued":{"date-parts":[["2017",7,3]]}}},{"id":917,"uris":["http://zotero.org/users/local/ejn7Sn3P/items/XHGBNT9H"],"itemData":{"id":917,"type":"article-journal","abstract":"The hydrogen isotopic composition of terrestrial C31 n-alkanes reflects the local growing season precipitation at Lake Khar Nuur\n\nAquatic C23 n-alkanes incorporate the isotopic signal of the lake'...","container-title":"Geochemistry, Geophysics, Geosystems","DOI":"10.1029/2021GC010234","ISSN":"1525-2027","issue":"2","language":"en","page":"e2021GC010234","publisher":"John Wiley &amp; Sons, Ltd","source":"agupubs.onlinelibrary.wiley.com","title":"Precipitation and Lake Water Evaporation Recorded by Terrestrial and Aquatic n-Alkane δ2H Isotopes in Lake Khar Nuur, Mongolia","volume":"23","author":[{"family":"Strobel","given":"Paul"},{"family":"Struck","given":"Julian"},{"family":"Bazarradnaa","given":"Enkhtuya"},{"family":"Zech","given":"Michael"},{"family":"Zech","given":"Roland"},{"family":"Bliedtner","given":"Marcel"}],"issued":{"date-parts":[["2022",2,1]]}}},{"id":912,"uris":["http://zotero.org/users/local/ejn7Sn3P/items/CBFX3X4F"],"itemData":{"id":912,"type":"article-journal","abstract":"Compound-specific stable hydrogen (δD) and oxygen (δ18O) isotopes of aquatic and terrestrial biomarkers in lake sediments are widely used to reconstruct palaeohydrology, recording variations in precipitation and evaporation. The two main approaches are the dual biomarker approach, based on the isotopic differences between δD of aquatic and terrestrial n-alkanes, and the coupled isotope approach, combining n-alkanes (δDn-alkane) with hemicellulose-derived sugars (δ18Osugar) to reconstruct deuterium-excess (d-excess). Both are commonly applied in palaeohydrology, but so far, they were never directly compared to each other. We analysed δ18Osugar in surface sediments from Lake Khar Nuur, Mongolia, complementing an existing dual biomarker δDn-alkane dataset. The sugar biomarker fucose was identified as an aquatic endmember in the sediments. The δ18Ofucose is therefore used as a proxy for δ18Olake water, which is modulated by evaporative enrichment of lake water like δDn-C23. Both isotopes significantly correlate and show high evaporative enrichment in the central basins. By coupling the aquatic endmembers δDn-C23 and δ18Ofucose, we calculated aquatic d-excess and precipitation δD and δ18O. Results closely match those from the dual biomarker approach and precisely align with the local isotopic signature of growing season precipitation. Similar results for d-excess and precipitation were obtained using a modified coupled isotope approach based on terrestrial δDn-C31 and aquatic δ18Ofucose. Overall, our results depict the sensitivity of biomarker compounds in the lake's sediment accumulation zone for environmental processes. The methodological comparison confirms the compatibility of dual and coupled isotope approaches and supports their application in molecular palaeohydrology.","container-title":"Palaeogeography, Palaeoclimatology, Palaeoecology","DOI":"10.1016/j.palaeo.2026.113902","ISSN":"0031-0182","journalAbbreviation":"Palaeogeography, Palaeoclimatology, Palaeoecology","page":"113902","source":"ScienceDirect","title":"Validation of biomarker-based dual and coupled stable isotope approaches for reconstructing lake water evaporation in palaeohydrology","volume":"698","author":[{"family":"Prochnow","given":"Maximilian"},{"family":"Danius","given":"Lisa"},{"family":"Lemma","given":"Bruk"},{"family":"Zech","given":"Michael"},{"family":"Bazarradnaa","given":"Enkhtuya"},{"family":"Strobel","given":"Paul"}],"issued":{"date-parts":[["2026",9,15]]}}}],"schema":"https://github.com/citation-style-language/schema/raw/master/csl-citation.json"} </w:instrText>
      </w:r>
      <w:r>
        <w:rPr>
          <w:rFonts w:ascii="Times New Roman" w:hAnsi="Times New Roman" w:cs="Times New Roman"/>
        </w:rPr>
        <w:fldChar w:fldCharType="separate"/>
      </w:r>
      <w:r w:rsidRPr="00891BE7">
        <w:rPr>
          <w:rFonts w:ascii="Times New Roman" w:hAnsi="Times New Roman" w:cs="Times New Roman"/>
        </w:rPr>
        <w:t xml:space="preserve">(Rach </w:t>
      </w:r>
      <w:r w:rsidRPr="00891BE7">
        <w:rPr>
          <w:rFonts w:ascii="Times New Roman" w:hAnsi="Times New Roman" w:cs="Times New Roman"/>
          <w:i/>
          <w:iCs/>
        </w:rPr>
        <w:t>et al.</w:t>
      </w:r>
      <w:r w:rsidRPr="00891BE7">
        <w:rPr>
          <w:rFonts w:ascii="Times New Roman" w:hAnsi="Times New Roman" w:cs="Times New Roman"/>
        </w:rPr>
        <w:t xml:space="preserve"> 2014; Rach </w:t>
      </w:r>
      <w:r w:rsidRPr="00891BE7">
        <w:rPr>
          <w:rFonts w:ascii="Times New Roman" w:hAnsi="Times New Roman" w:cs="Times New Roman"/>
          <w:i/>
          <w:iCs/>
        </w:rPr>
        <w:t>et al.</w:t>
      </w:r>
      <w:r w:rsidRPr="00891BE7">
        <w:rPr>
          <w:rFonts w:ascii="Times New Roman" w:hAnsi="Times New Roman" w:cs="Times New Roman"/>
        </w:rPr>
        <w:t xml:space="preserve"> 2017; Strobel </w:t>
      </w:r>
      <w:r w:rsidRPr="00891BE7">
        <w:rPr>
          <w:rFonts w:ascii="Times New Roman" w:hAnsi="Times New Roman" w:cs="Times New Roman"/>
          <w:i/>
          <w:iCs/>
        </w:rPr>
        <w:t>et al.</w:t>
      </w:r>
      <w:r w:rsidRPr="00891BE7">
        <w:rPr>
          <w:rFonts w:ascii="Times New Roman" w:hAnsi="Times New Roman" w:cs="Times New Roman"/>
        </w:rPr>
        <w:t xml:space="preserve"> 2022; Prochnow </w:t>
      </w:r>
      <w:r w:rsidRPr="00891BE7">
        <w:rPr>
          <w:rFonts w:ascii="Times New Roman" w:hAnsi="Times New Roman" w:cs="Times New Roman"/>
          <w:i/>
          <w:iCs/>
        </w:rPr>
        <w:t>et al.</w:t>
      </w:r>
      <w:r w:rsidRPr="00891BE7">
        <w:rPr>
          <w:rFonts w:ascii="Times New Roman" w:hAnsi="Times New Roman" w:cs="Times New Roman"/>
        </w:rPr>
        <w:t xml:space="preserve"> 2026)</w:t>
      </w:r>
      <w:r>
        <w:rPr>
          <w:rFonts w:ascii="Times New Roman" w:hAnsi="Times New Roman" w:cs="Times New Roman"/>
        </w:rPr>
        <w:fldChar w:fldCharType="end"/>
      </w:r>
      <w:ins w:id="48" w:author="Marco Adolfo Vidal Cordasco" w:date="2026-06-26T17:32:00Z" w16du:dateUtc="2026-06-26T16:32:00Z">
        <w:r w:rsidRPr="00891BE7">
          <w:rPr>
            <w:rFonts w:ascii="Times New Roman" w:hAnsi="Times New Roman" w:cs="Times New Roman"/>
          </w:rPr>
          <w:t>. Because leaf and soil water isotope enrichment affects the source water of terrestrial plants (</w:t>
        </w:r>
      </w:ins>
      <w:ins w:id="49" w:author="Marco Adolfo Vidal Cordasco" w:date="2026-06-27T12:16:00Z" w16du:dateUtc="2026-06-27T11:16:00Z">
        <w:r w:rsidR="00672F11">
          <w:rPr>
            <w:rFonts w:ascii="Times New Roman" w:hAnsi="Times New Roman" w:cs="Times New Roman"/>
          </w:rPr>
          <w:t>i.e.,</w:t>
        </w:r>
      </w:ins>
      <w:ins w:id="50" w:author="Marco Adolfo Vidal Cordasco" w:date="2026-06-26T17:32:00Z" w16du:dateUtc="2026-06-26T16:32:00Z">
        <w:r w:rsidRPr="00891BE7">
          <w:rPr>
            <w:rFonts w:ascii="Times New Roman" w:hAnsi="Times New Roman" w:cs="Times New Roman"/>
          </w:rPr>
          <w:t xml:space="preserve"> δD</w:t>
        </w:r>
        <w:r w:rsidRPr="00891BE7">
          <w:rPr>
            <w:rFonts w:ascii="Times New Roman" w:hAnsi="Times New Roman" w:cs="Times New Roman"/>
            <w:vertAlign w:val="subscript"/>
            <w:rPrChange w:id="51" w:author="Marco Adolfo Vidal Cordasco" w:date="2026-06-26T17:33:00Z" w16du:dateUtc="2026-06-26T16:33:00Z">
              <w:rPr>
                <w:rFonts w:ascii="Times New Roman" w:hAnsi="Times New Roman" w:cs="Times New Roman"/>
              </w:rPr>
            </w:rPrChange>
          </w:rPr>
          <w:t>terr</w:t>
        </w:r>
        <w:r w:rsidRPr="00891BE7">
          <w:rPr>
            <w:rFonts w:ascii="Times New Roman" w:hAnsi="Times New Roman" w:cs="Times New Roman"/>
          </w:rPr>
          <w:t>) but has a much weaker or negligible effect on the source water of submerged aquatic plants (</w:t>
        </w:r>
      </w:ins>
      <w:ins w:id="52" w:author="Marco Adolfo Vidal Cordasco" w:date="2026-06-27T12:17:00Z" w16du:dateUtc="2026-06-27T11:17:00Z">
        <w:r w:rsidR="00672F11">
          <w:rPr>
            <w:rFonts w:ascii="Times New Roman" w:hAnsi="Times New Roman" w:cs="Times New Roman"/>
          </w:rPr>
          <w:t xml:space="preserve">i.e., </w:t>
        </w:r>
      </w:ins>
      <w:ins w:id="53" w:author="Marco Adolfo Vidal Cordasco" w:date="2026-06-26T17:32:00Z" w16du:dateUtc="2026-06-26T16:32:00Z">
        <w:r w:rsidRPr="00891BE7">
          <w:rPr>
            <w:rFonts w:ascii="Times New Roman" w:hAnsi="Times New Roman" w:cs="Times New Roman"/>
          </w:rPr>
          <w:t>δD</w:t>
        </w:r>
        <w:r w:rsidRPr="00891BE7">
          <w:rPr>
            <w:rFonts w:ascii="Times New Roman" w:hAnsi="Times New Roman" w:cs="Times New Roman"/>
            <w:vertAlign w:val="subscript"/>
            <w:rPrChange w:id="54" w:author="Marco Adolfo Vidal Cordasco" w:date="2026-06-26T17:33:00Z" w16du:dateUtc="2026-06-26T16:33:00Z">
              <w:rPr>
                <w:rFonts w:ascii="Times New Roman" w:hAnsi="Times New Roman" w:cs="Times New Roman"/>
              </w:rPr>
            </w:rPrChange>
          </w:rPr>
          <w:t>aq</w:t>
        </w:r>
        <w:r w:rsidRPr="00891BE7">
          <w:rPr>
            <w:rFonts w:ascii="Times New Roman" w:hAnsi="Times New Roman" w:cs="Times New Roman"/>
          </w:rPr>
          <w:t xml:space="preserve">), the magnitude of this offset reflects the </w:t>
        </w:r>
        <w:r w:rsidRPr="00891BE7">
          <w:rPr>
            <w:rFonts w:ascii="Times New Roman" w:hAnsi="Times New Roman" w:cs="Times New Roman"/>
          </w:rPr>
          <w:lastRenderedPageBreak/>
          <w:t>strength of evapotranspiration.</w:t>
        </w:r>
      </w:ins>
      <w:ins w:id="55" w:author="Marco Adolfo Vidal Cordasco" w:date="2026-06-26T17:40:00Z" w16du:dateUtc="2026-06-26T16:40:00Z">
        <w:r>
          <w:rPr>
            <w:rFonts w:ascii="Times New Roman" w:hAnsi="Times New Roman" w:cs="Times New Roman"/>
          </w:rPr>
          <w:t xml:space="preserve"> In the following equation, </w:t>
        </w:r>
        <w:r w:rsidRPr="00891BE7">
          <w:rPr>
            <w:rFonts w:ascii="Times New Roman" w:hAnsi="Times New Roman" w:cs="Times New Roman"/>
          </w:rPr>
          <w:t>δD</w:t>
        </w:r>
        <w:r w:rsidRPr="005B2310">
          <w:rPr>
            <w:rFonts w:ascii="Times New Roman" w:hAnsi="Times New Roman" w:cs="Times New Roman"/>
            <w:vertAlign w:val="subscript"/>
          </w:rPr>
          <w:t>aq</w:t>
        </w:r>
        <w:r>
          <w:rPr>
            <w:rFonts w:ascii="Times New Roman" w:hAnsi="Times New Roman" w:cs="Times New Roman"/>
            <w:vertAlign w:val="subscript"/>
          </w:rPr>
          <w:t xml:space="preserve"> </w:t>
        </w:r>
        <w:r>
          <w:rPr>
            <w:rFonts w:ascii="Times New Roman" w:hAnsi="Times New Roman" w:cs="Times New Roman"/>
          </w:rPr>
          <w:t xml:space="preserve">commonly refers to </w:t>
        </w:r>
        <w:r w:rsidRPr="00891BE7">
          <w:rPr>
            <w:rFonts w:ascii="Times New Roman" w:hAnsi="Times New Roman" w:cs="Times New Roman"/>
          </w:rPr>
          <w:t>δ</w:t>
        </w:r>
      </w:ins>
      <w:ins w:id="56" w:author="Marco Adolfo Vidal Cordasco" w:date="2026-06-27T12:17:00Z" w16du:dateUtc="2026-06-27T11:17:00Z">
        <w:r w:rsidR="00672F11">
          <w:rPr>
            <w:rFonts w:ascii="Times New Roman" w:hAnsi="Times New Roman" w:cs="Times New Roman"/>
          </w:rPr>
          <w:t>D</w:t>
        </w:r>
      </w:ins>
      <w:ins w:id="57" w:author="Marco Adolfo Vidal Cordasco" w:date="2026-06-26T17:41:00Z" w16du:dateUtc="2026-06-26T16:41:00Z">
        <w:r w:rsidRPr="00891BE7">
          <w:rPr>
            <w:rFonts w:ascii="Times New Roman" w:hAnsi="Times New Roman" w:cs="Times New Roman"/>
            <w:vertAlign w:val="subscript"/>
            <w:rPrChange w:id="58" w:author="Marco Adolfo Vidal Cordasco" w:date="2026-06-26T17:41:00Z" w16du:dateUtc="2026-06-26T16:41:00Z">
              <w:rPr>
                <w:rFonts w:ascii="Times New Roman" w:hAnsi="Times New Roman" w:cs="Times New Roman"/>
              </w:rPr>
            </w:rPrChange>
          </w:rPr>
          <w:t>C23</w:t>
        </w:r>
      </w:ins>
      <w:ins w:id="59" w:author="Marco Adolfo Vidal Cordasco" w:date="2026-06-26T17:43:00Z" w16du:dateUtc="2026-06-26T16:43:00Z">
        <w:r w:rsidR="009E48D2">
          <w:rPr>
            <w:rFonts w:ascii="Times New Roman" w:hAnsi="Times New Roman" w:cs="Times New Roman"/>
          </w:rPr>
          <w:t>,</w:t>
        </w:r>
      </w:ins>
      <w:ins w:id="60" w:author="Marco Adolfo Vidal Cordasco" w:date="2026-06-26T17:41:00Z" w16du:dateUtc="2026-06-26T16:41:00Z">
        <w:r>
          <w:rPr>
            <w:rFonts w:ascii="Times New Roman" w:hAnsi="Times New Roman" w:cs="Times New Roman"/>
          </w:rPr>
          <w:t xml:space="preserve"> </w:t>
        </w:r>
      </w:ins>
      <w:ins w:id="61" w:author="Marco Adolfo Vidal Cordasco" w:date="2026-06-26T17:43:00Z" w16du:dateUtc="2026-06-26T16:43:00Z">
        <w:r w:rsidR="009E48D2">
          <w:rPr>
            <w:rFonts w:ascii="Times New Roman" w:hAnsi="Times New Roman" w:cs="Times New Roman"/>
          </w:rPr>
          <w:t>whereas</w:t>
        </w:r>
      </w:ins>
      <w:ins w:id="62" w:author="Marco Adolfo Vidal Cordasco" w:date="2026-06-26T17:41:00Z" w16du:dateUtc="2026-06-26T16:41:00Z">
        <w:r>
          <w:rPr>
            <w:rFonts w:ascii="Times New Roman" w:hAnsi="Times New Roman" w:cs="Times New Roman"/>
          </w:rPr>
          <w:t xml:space="preserve"> </w:t>
        </w:r>
        <w:r w:rsidRPr="00891BE7">
          <w:rPr>
            <w:rFonts w:ascii="Times New Roman" w:hAnsi="Times New Roman" w:cs="Times New Roman"/>
          </w:rPr>
          <w:t>δD</w:t>
        </w:r>
        <w:r>
          <w:rPr>
            <w:rFonts w:ascii="Times New Roman" w:hAnsi="Times New Roman" w:cs="Times New Roman"/>
            <w:vertAlign w:val="subscript"/>
          </w:rPr>
          <w:t>terr</w:t>
        </w:r>
        <w:r>
          <w:rPr>
            <w:rFonts w:ascii="Times New Roman" w:hAnsi="Times New Roman" w:cs="Times New Roman"/>
          </w:rPr>
          <w:t xml:space="preserve"> refers to </w:t>
        </w:r>
      </w:ins>
      <w:ins w:id="63" w:author="Marco Adolfo Vidal Cordasco" w:date="2026-06-26T17:43:00Z" w16du:dateUtc="2026-06-26T16:43:00Z">
        <w:r w:rsidR="009E48D2">
          <w:rPr>
            <w:rFonts w:ascii="Times New Roman" w:hAnsi="Times New Roman" w:cs="Times New Roman"/>
          </w:rPr>
          <w:t>either</w:t>
        </w:r>
      </w:ins>
      <w:ins w:id="64" w:author="Marco Adolfo Vidal Cordasco" w:date="2026-06-26T17:41:00Z" w16du:dateUtc="2026-06-26T16:41:00Z">
        <w:r>
          <w:rPr>
            <w:rFonts w:ascii="Times New Roman" w:hAnsi="Times New Roman" w:cs="Times New Roman"/>
          </w:rPr>
          <w:t xml:space="preserve"> </w:t>
        </w:r>
        <w:r w:rsidRPr="00891BE7">
          <w:rPr>
            <w:rFonts w:ascii="Times New Roman" w:hAnsi="Times New Roman" w:cs="Times New Roman"/>
          </w:rPr>
          <w:t>δ</w:t>
        </w:r>
      </w:ins>
      <w:ins w:id="65" w:author="Marco Adolfo Vidal Cordasco" w:date="2026-06-27T12:18:00Z" w16du:dateUtc="2026-06-27T11:18:00Z">
        <w:r w:rsidR="00672F11">
          <w:rPr>
            <w:rFonts w:ascii="Times New Roman" w:hAnsi="Times New Roman" w:cs="Times New Roman"/>
          </w:rPr>
          <w:t>D</w:t>
        </w:r>
      </w:ins>
      <w:ins w:id="66" w:author="Marco Adolfo Vidal Cordasco" w:date="2026-06-26T17:41:00Z" w16du:dateUtc="2026-06-26T16:41:00Z">
        <w:r w:rsidRPr="005B2310">
          <w:rPr>
            <w:rFonts w:ascii="Times New Roman" w:hAnsi="Times New Roman" w:cs="Times New Roman"/>
            <w:vertAlign w:val="subscript"/>
          </w:rPr>
          <w:t>C</w:t>
        </w:r>
        <w:r>
          <w:rPr>
            <w:rFonts w:ascii="Times New Roman" w:hAnsi="Times New Roman" w:cs="Times New Roman"/>
            <w:vertAlign w:val="subscript"/>
          </w:rPr>
          <w:t>31</w:t>
        </w:r>
        <w:r>
          <w:rPr>
            <w:rFonts w:ascii="Times New Roman" w:hAnsi="Times New Roman" w:cs="Times New Roman"/>
          </w:rPr>
          <w:t xml:space="preserve"> or </w:t>
        </w:r>
        <w:r w:rsidRPr="00891BE7">
          <w:rPr>
            <w:rFonts w:ascii="Times New Roman" w:hAnsi="Times New Roman" w:cs="Times New Roman"/>
          </w:rPr>
          <w:t>δ</w:t>
        </w:r>
      </w:ins>
      <w:ins w:id="67" w:author="Marco Adolfo Vidal Cordasco" w:date="2026-06-27T12:18:00Z" w16du:dateUtc="2026-06-27T11:18:00Z">
        <w:r w:rsidR="00672F11">
          <w:rPr>
            <w:rFonts w:ascii="Times New Roman" w:hAnsi="Times New Roman" w:cs="Times New Roman"/>
          </w:rPr>
          <w:t>D</w:t>
        </w:r>
      </w:ins>
      <w:ins w:id="68" w:author="Marco Adolfo Vidal Cordasco" w:date="2026-06-26T17:41:00Z" w16du:dateUtc="2026-06-26T16:41:00Z">
        <w:r w:rsidRPr="005B2310">
          <w:rPr>
            <w:rFonts w:ascii="Times New Roman" w:hAnsi="Times New Roman" w:cs="Times New Roman"/>
            <w:vertAlign w:val="subscript"/>
          </w:rPr>
          <w:t>C</w:t>
        </w:r>
        <w:r>
          <w:rPr>
            <w:rFonts w:ascii="Times New Roman" w:hAnsi="Times New Roman" w:cs="Times New Roman"/>
            <w:vertAlign w:val="subscript"/>
          </w:rPr>
          <w:t>29</w:t>
        </w:r>
      </w:ins>
      <w:ins w:id="69" w:author="Marco Adolfo Vidal Cordasco" w:date="2026-06-27T12:19:00Z" w16du:dateUtc="2026-06-27T11:19:00Z">
        <w:r w:rsidR="006B5C8C">
          <w:rPr>
            <w:rFonts w:ascii="Times New Roman" w:hAnsi="Times New Roman" w:cs="Times New Roman"/>
            <w:vertAlign w:val="subscript"/>
          </w:rPr>
          <w:t xml:space="preserve"> </w:t>
        </w:r>
        <w:r w:rsidR="006B5C8C">
          <w:rPr>
            <w:rFonts w:ascii="Times New Roman" w:hAnsi="Times New Roman" w:cs="Times New Roman"/>
          </w:rPr>
          <w:fldChar w:fldCharType="begin"/>
        </w:r>
      </w:ins>
      <w:r w:rsidR="007B29AF">
        <w:rPr>
          <w:rFonts w:ascii="Times New Roman" w:hAnsi="Times New Roman" w:cs="Times New Roman"/>
        </w:rPr>
        <w:instrText xml:space="preserve"> ADDIN ZOTERO_ITEM CSL_CITATION {"citationID":"MoFUPJgG","properties":{"unsorted":false,"formattedCitation":"(Rach {\\i{}et al.} 2014; Rach {\\i{}et al.} 2017; Strobel {\\i{}et al.} 2022; Prochnow {\\i{}et al.} 2026)","plainCitation":"(Rach et al. 2014; Rach et al. 2017; Strobel et al. 2022; Prochnow et al. 2026)","noteIndex":0},"citationItems":[{"id":910,"uris":["http://zotero.org/users/local/ejn7Sn3P/items/F9XVDC59"],"itemData":{"id":910,"type":"article-journal","abstract":"During the Younger Dryas cold event about 12,800 years ago, environmental change in western Europe seems to occur 170 years after cooling over Greenland. Lake sediment analyses confirm this delay, and suggest European hydrological and vegetation change occurred only after the build-up of sea ice in the North Atlantic pushed the westerly wind system south.","container-title":"Nature Geoscience","DOI":"10.1038/ngeo2053","ISSN":"1752-0908","issue":"2","journalAbbreviation":"Nature Geosci","language":"en","license":"2014 Springer Nature Limited","page":"109-112","publisher":"Nature Publishing Group","source":"www.nature.com","title":"Delayed hydrological response to Greenland cooling at the onset of the Younger Dryas in western Europe","volume":"7","author":[{"family":"Rach","given":"O."},{"family":"Brauer","given":"A."},{"family":"Wilkes","given":"H."},{"family":"Sachse","given":"D."}],"issued":{"date-parts":[["2014",2]]}}},{"id":915,"uris":["http://zotero.org/users/local/ejn7Sn3P/items/4G8VYTKJ"],"itemData":{"id":915,"type":"article-journal","abstract":"Past climatic change can be reconstructed from sedimentary archives by a number of proxies. However, few methods exist to directly estimate hydrological changes and even fewer result in quantitative data, impeding our understanding of the timing, magnitude and mechanisms of hydrological changes. \n\n Here we present a novel approach based on δ2H values of sedimentary lipid biomarkers in combination with plant physiological modeling to extract quantitative information on past changes in relative humidity. Our initial application to an annually laminated lacustrine sediment sequence from western Europe deposited during the Younger Dryas cold period revealed relative humidity changes of up to 15 % over sub-centennial timescales, leading to major ecosystem changes, in agreement with palynological data from the region. We show that by combining organic geochemical methods and mechanistic plant physiological models on well characterized lacustrine archives it is possible to extract quantitative ecohydrological parameters from sedimentary lipid biomarker δ2H data.","container-title":"Climate of the Past","DOI":"10.5194/cp-13-741-2017","ISSN":"1814-9324","issue":"7","language":"English","page":"741-757","publisher":"Copernicus GmbH","source":"Copernicus Online Journals","title":"A dual-biomarker approach for quantification of changes in relative humidity from sedimentary lipid &lt;i&gt;D&lt;/i&gt;∕&lt;i&gt;H&lt;/i&gt; ratios","volume":"13","author":[{"family":"Rach","given":"Oliver"},{"family":"Kahmen","given":"Ansgar"},{"family":"Brauer","given":"Achim"},{"family":"Sachse","given":"Dirk"}],"issued":{"date-parts":[["2017",7,3]]}}},{"id":917,"uris":["http://zotero.org/users/local/ejn7Sn3P/items/XHGBNT9H"],"itemData":{"id":917,"type":"article-journal","abstract":"The hydrogen isotopic composition of terrestrial C31 n-alkanes reflects the local growing season precipitation at Lake Khar Nuur\n\nAquatic C23 n-alkanes incorporate the isotopic signal of the lake'...","container-title":"Geochemistry, Geophysics, Geosystems","DOI":"10.1029/2021GC010234","ISSN":"1525-2027","issue":"2","language":"en","page":"e2021GC010234","publisher":"John Wiley &amp; Sons, Ltd","source":"agupubs.onlinelibrary.wiley.com","title":"Precipitation and Lake Water Evaporation Recorded by Terrestrial and Aquatic n-Alkane δ2H Isotopes in Lake Khar Nuur, Mongolia","volume":"23","author":[{"family":"Strobel","given":"Paul"},{"family":"Struck","given":"Julian"},{"family":"Bazarradnaa","given":"Enkhtuya"},{"family":"Zech","given":"Michael"},{"family":"Zech","given":"Roland"},{"family":"Bliedtner","given":"Marcel"}],"issued":{"date-parts":[["2022",2,1]]}}},{"id":912,"uris":["http://zotero.org/users/local/ejn7Sn3P/items/CBFX3X4F"],"itemData":{"id":912,"type":"article-journal","abstract":"Compound-specific stable hydrogen (δD) and oxygen (δ18O) isotopes of aquatic and terrestrial biomarkers in lake sediments are widely used to reconstruct palaeohydrology, recording variations in precipitation and evaporation. The two main approaches are the dual biomarker approach, based on the isotopic differences between δD of aquatic and terrestrial n-alkanes, and the coupled isotope approach, combining n-alkanes (δDn-alkane) with hemicellulose-derived sugars (δ18Osugar) to reconstruct deuterium-excess (d-excess). Both are commonly applied in palaeohydrology, but so far, they were never directly compared to each other. We analysed δ18Osugar in surface sediments from Lake Khar Nuur, Mongolia, complementing an existing dual biomarker δDn-alkane dataset. The sugar biomarker fucose was identified as an aquatic endmember in the sediments. The δ18Ofucose is therefore used as a proxy for δ18Olake water, which is modulated by evaporative enrichment of lake water like δDn-C23. Both isotopes significantly correlate and show high evaporative enrichment in the central basins. By coupling the aquatic endmembers δDn-C23 and δ18Ofucose, we calculated aquatic d-excess and precipitation δD and δ18O. Results closely match those from the dual biomarker approach and precisely align with the local isotopic signature of growing season precipitation. Similar results for d-excess and precipitation were obtained using a modified coupled isotope approach based on terrestrial δDn-C31 and aquatic δ18Ofucose. Overall, our results depict the sensitivity of biomarker compounds in the lake's sediment accumulation zone for environmental processes. The methodological comparison confirms the compatibility of dual and coupled isotope approaches and supports their application in molecular palaeohydrology.","container-title":"Palaeogeography, Palaeoclimatology, Palaeoecology","DOI":"10.1016/j.palaeo.2026.113902","ISSN":"0031-0182","journalAbbreviation":"Palaeogeography, Palaeoclimatology, Palaeoecology","page":"113902","source":"ScienceDirect","title":"Validation of biomarker-based dual and coupled stable isotope approaches for reconstructing lake water evaporation in palaeohydrology","volume":"698","author":[{"family":"Prochnow","given":"Maximilian"},{"family":"Danius","given":"Lisa"},{"family":"Lemma","given":"Bruk"},{"family":"Zech","given":"Michael"},{"family":"Bazarradnaa","given":"Enkhtuya"},{"family":"Strobel","given":"Paul"}],"issued":{"date-parts":[["2026",9,15]]}}}],"schema":"https://github.com/citation-style-language/schema/raw/master/csl-citation.json"} </w:instrText>
      </w:r>
      <w:ins w:id="70" w:author="Marco Adolfo Vidal Cordasco" w:date="2026-06-27T12:19:00Z" w16du:dateUtc="2026-06-27T11:19:00Z">
        <w:r w:rsidR="006B5C8C">
          <w:rPr>
            <w:rFonts w:ascii="Times New Roman" w:hAnsi="Times New Roman" w:cs="Times New Roman"/>
          </w:rPr>
          <w:fldChar w:fldCharType="separate"/>
        </w:r>
        <w:r w:rsidR="006B5C8C" w:rsidRPr="00891BE7">
          <w:rPr>
            <w:rFonts w:ascii="Times New Roman" w:hAnsi="Times New Roman" w:cs="Times New Roman"/>
          </w:rPr>
          <w:t xml:space="preserve">(Rach </w:t>
        </w:r>
        <w:r w:rsidR="006B5C8C" w:rsidRPr="00891BE7">
          <w:rPr>
            <w:rFonts w:ascii="Times New Roman" w:hAnsi="Times New Roman" w:cs="Times New Roman"/>
            <w:i/>
            <w:iCs/>
          </w:rPr>
          <w:t>et al.</w:t>
        </w:r>
        <w:r w:rsidR="006B5C8C" w:rsidRPr="00891BE7">
          <w:rPr>
            <w:rFonts w:ascii="Times New Roman" w:hAnsi="Times New Roman" w:cs="Times New Roman"/>
          </w:rPr>
          <w:t xml:space="preserve"> 2014; Rach </w:t>
        </w:r>
        <w:r w:rsidR="006B5C8C" w:rsidRPr="00891BE7">
          <w:rPr>
            <w:rFonts w:ascii="Times New Roman" w:hAnsi="Times New Roman" w:cs="Times New Roman"/>
            <w:i/>
            <w:iCs/>
          </w:rPr>
          <w:t>et al.</w:t>
        </w:r>
        <w:r w:rsidR="006B5C8C" w:rsidRPr="00891BE7">
          <w:rPr>
            <w:rFonts w:ascii="Times New Roman" w:hAnsi="Times New Roman" w:cs="Times New Roman"/>
          </w:rPr>
          <w:t xml:space="preserve"> 2017; Strobel </w:t>
        </w:r>
        <w:r w:rsidR="006B5C8C" w:rsidRPr="00891BE7">
          <w:rPr>
            <w:rFonts w:ascii="Times New Roman" w:hAnsi="Times New Roman" w:cs="Times New Roman"/>
            <w:i/>
            <w:iCs/>
          </w:rPr>
          <w:t>et al.</w:t>
        </w:r>
        <w:r w:rsidR="006B5C8C" w:rsidRPr="00891BE7">
          <w:rPr>
            <w:rFonts w:ascii="Times New Roman" w:hAnsi="Times New Roman" w:cs="Times New Roman"/>
          </w:rPr>
          <w:t xml:space="preserve"> 2022; Prochnow </w:t>
        </w:r>
        <w:r w:rsidR="006B5C8C" w:rsidRPr="00891BE7">
          <w:rPr>
            <w:rFonts w:ascii="Times New Roman" w:hAnsi="Times New Roman" w:cs="Times New Roman"/>
            <w:i/>
            <w:iCs/>
          </w:rPr>
          <w:t>et al.</w:t>
        </w:r>
        <w:r w:rsidR="006B5C8C" w:rsidRPr="00891BE7">
          <w:rPr>
            <w:rFonts w:ascii="Times New Roman" w:hAnsi="Times New Roman" w:cs="Times New Roman"/>
          </w:rPr>
          <w:t xml:space="preserve"> 2026)</w:t>
        </w:r>
        <w:r w:rsidR="006B5C8C">
          <w:rPr>
            <w:rFonts w:ascii="Times New Roman" w:hAnsi="Times New Roman" w:cs="Times New Roman"/>
          </w:rPr>
          <w:fldChar w:fldCharType="end"/>
        </w:r>
      </w:ins>
      <w:ins w:id="71" w:author="Marco Adolfo Vidal Cordasco" w:date="2026-06-26T17:42:00Z" w16du:dateUtc="2026-06-26T16:42:00Z">
        <w:r>
          <w:rPr>
            <w:rFonts w:ascii="Times New Roman" w:hAnsi="Times New Roman" w:cs="Times New Roman"/>
          </w:rPr>
          <w:t>. In this study</w:t>
        </w:r>
      </w:ins>
      <w:ins w:id="72" w:author="Marco Adolfo Vidal Cordasco" w:date="2026-06-26T17:43:00Z" w16du:dateUtc="2026-06-26T16:43:00Z">
        <w:r w:rsidR="009E48D2">
          <w:rPr>
            <w:rFonts w:ascii="Times New Roman" w:hAnsi="Times New Roman" w:cs="Times New Roman"/>
          </w:rPr>
          <w:t xml:space="preserve">, the calculation was performed twice, using both </w:t>
        </w:r>
      </w:ins>
      <w:ins w:id="73" w:author="Marco Adolfo Vidal Cordasco" w:date="2026-06-27T12:18:00Z" w16du:dateUtc="2026-06-27T11:18:00Z">
        <w:r w:rsidR="00672F11" w:rsidRPr="00891BE7">
          <w:rPr>
            <w:rFonts w:ascii="Times New Roman" w:hAnsi="Times New Roman" w:cs="Times New Roman"/>
          </w:rPr>
          <w:t>δ</w:t>
        </w:r>
        <w:r w:rsidR="00672F11">
          <w:rPr>
            <w:rFonts w:ascii="Times New Roman" w:hAnsi="Times New Roman" w:cs="Times New Roman"/>
          </w:rPr>
          <w:t>D</w:t>
        </w:r>
        <w:r w:rsidR="00672F11" w:rsidRPr="005B2310">
          <w:rPr>
            <w:rFonts w:ascii="Times New Roman" w:hAnsi="Times New Roman" w:cs="Times New Roman"/>
            <w:vertAlign w:val="subscript"/>
          </w:rPr>
          <w:t>C</w:t>
        </w:r>
        <w:r w:rsidR="00672F11">
          <w:rPr>
            <w:rFonts w:ascii="Times New Roman" w:hAnsi="Times New Roman" w:cs="Times New Roman"/>
            <w:vertAlign w:val="subscript"/>
          </w:rPr>
          <w:t>31</w:t>
        </w:r>
        <w:r w:rsidR="00672F11">
          <w:rPr>
            <w:rFonts w:ascii="Times New Roman" w:hAnsi="Times New Roman" w:cs="Times New Roman"/>
          </w:rPr>
          <w:t xml:space="preserve"> </w:t>
        </w:r>
        <w:r w:rsidR="00672F11">
          <w:rPr>
            <w:rFonts w:ascii="Times New Roman" w:hAnsi="Times New Roman" w:cs="Times New Roman"/>
          </w:rPr>
          <w:t xml:space="preserve">and </w:t>
        </w:r>
        <w:r w:rsidR="00672F11" w:rsidRPr="00891BE7">
          <w:rPr>
            <w:rFonts w:ascii="Times New Roman" w:hAnsi="Times New Roman" w:cs="Times New Roman"/>
          </w:rPr>
          <w:t>δ</w:t>
        </w:r>
        <w:r w:rsidR="00672F11">
          <w:rPr>
            <w:rFonts w:ascii="Times New Roman" w:hAnsi="Times New Roman" w:cs="Times New Roman"/>
          </w:rPr>
          <w:t>D</w:t>
        </w:r>
        <w:r w:rsidR="00672F11" w:rsidRPr="005B2310">
          <w:rPr>
            <w:rFonts w:ascii="Times New Roman" w:hAnsi="Times New Roman" w:cs="Times New Roman"/>
            <w:vertAlign w:val="subscript"/>
          </w:rPr>
          <w:t>C</w:t>
        </w:r>
        <w:r w:rsidR="00672F11">
          <w:rPr>
            <w:rFonts w:ascii="Times New Roman" w:hAnsi="Times New Roman" w:cs="Times New Roman"/>
            <w:vertAlign w:val="subscript"/>
          </w:rPr>
          <w:t>29</w:t>
        </w:r>
      </w:ins>
      <w:ins w:id="74" w:author="Marco Adolfo Vidal Cordasco" w:date="2026-06-26T17:42:00Z" w16du:dateUtc="2026-06-26T16:42:00Z">
        <w:r>
          <w:rPr>
            <w:rFonts w:ascii="Times New Roman" w:hAnsi="Times New Roman" w:cs="Times New Roman"/>
          </w:rPr>
          <w:t>:</w:t>
        </w:r>
      </w:ins>
    </w:p>
    <w:p w14:paraId="66678B34" w14:textId="77777777" w:rsidR="00672F11" w:rsidRDefault="00672F11" w:rsidP="00672F11">
      <w:pPr>
        <w:pStyle w:val="ListParagraph"/>
        <w:numPr>
          <w:ilvl w:val="0"/>
          <w:numId w:val="11"/>
        </w:numPr>
        <w:spacing w:before="120" w:after="120" w:line="480" w:lineRule="auto"/>
        <w:jc w:val="both"/>
        <w:rPr>
          <w:ins w:id="75" w:author="Marco Adolfo Vidal Cordasco" w:date="2026-06-27T12:17:00Z" w16du:dateUtc="2026-06-27T11:17:00Z"/>
          <w:rFonts w:ascii="Times New Roman" w:hAnsi="Times New Roman" w:cs="Times New Roman"/>
        </w:rPr>
        <w:pPrChange w:id="76" w:author="Marco Adolfo Vidal Cordasco" w:date="2026-06-27T12:15:00Z" w16du:dateUtc="2026-06-27T11:15:00Z">
          <w:pPr>
            <w:pStyle w:val="ListParagraph"/>
            <w:numPr>
              <w:numId w:val="11"/>
            </w:numPr>
            <w:spacing w:before="120" w:after="120" w:line="480" w:lineRule="auto"/>
            <w:ind w:hanging="360"/>
          </w:pPr>
        </w:pPrChange>
      </w:pPr>
    </w:p>
    <w:p w14:paraId="082AD47F" w14:textId="21497D7C" w:rsidR="00BC1761" w:rsidRPr="00891BE7" w:rsidRDefault="00000000" w:rsidP="00672F11">
      <w:pPr>
        <w:pStyle w:val="ListParagraph"/>
        <w:spacing w:before="120" w:after="120" w:line="480" w:lineRule="auto"/>
        <w:jc w:val="center"/>
        <w:rPr>
          <w:rFonts w:ascii="Times New Roman" w:hAnsi="Times New Roman" w:cs="Times New Roman"/>
          <w:b/>
          <w:bCs/>
        </w:rPr>
        <w:pPrChange w:id="77" w:author="Marco Adolfo Vidal Cordasco" w:date="2026-06-27T12:17:00Z" w16du:dateUtc="2026-06-27T11:17:00Z">
          <w:pPr>
            <w:spacing w:line="480" w:lineRule="auto"/>
          </w:pPr>
        </w:pPrChange>
      </w:pPr>
      <m:oMathPara>
        <m:oMath>
          <m:d>
            <m:dPr>
              <m:ctrlPr>
                <w:ins w:id="78" w:author="Marco Adolfo Vidal Cordasco" w:date="2026-06-26T17:34:00Z" w16du:dateUtc="2026-06-26T16:34:00Z">
                  <w:rPr>
                    <w:rFonts w:ascii="Cambria Math" w:hAnsi="Cambria Math" w:cs="Times New Roman"/>
                    <w:i/>
                  </w:rPr>
                </w:ins>
              </m:ctrlPr>
            </m:dPr>
            <m:e>
              <m:r>
                <w:ins w:id="79" w:author="Marco Adolfo Vidal Cordasco" w:date="2026-06-26T17:34:00Z" w16du:dateUtc="2026-06-26T16:34:00Z">
                  <w:rPr>
                    <w:rFonts w:ascii="Cambria Math" w:hAnsi="Cambria Math" w:cs="Times New Roman"/>
                  </w:rPr>
                  <m:t>5</m:t>
                </w:ins>
              </m:r>
            </m:e>
          </m:d>
          <m:sSub>
            <m:sSubPr>
              <m:ctrlPr>
                <w:ins w:id="80" w:author="Marco Adolfo Vidal Cordasco" w:date="2026-06-26T17:34:00Z" w16du:dateUtc="2026-06-26T16:34:00Z">
                  <w:rPr>
                    <w:rFonts w:ascii="Cambria Math" w:hAnsi="Cambria Math" w:cs="Times New Roman"/>
                  </w:rPr>
                </w:ins>
              </m:ctrlPr>
            </m:sSubPr>
            <m:e>
              <m:r>
                <w:ins w:id="81" w:author="Marco Adolfo Vidal Cordasco" w:date="2026-06-26T17:34:00Z" w16du:dateUtc="2026-06-26T16:34:00Z">
                  <m:rPr>
                    <m:sty m:val="p"/>
                  </m:rPr>
                  <w:rPr>
                    <w:rFonts w:ascii="Cambria Math" w:hAnsi="Cambria Math" w:cs="Times New Roman"/>
                  </w:rPr>
                  <m:t>Δ</m:t>
                </w:ins>
              </m:r>
            </m:e>
            <m:sub>
              <m:r>
                <w:ins w:id="82" w:author="Marco Adolfo Vidal Cordasco" w:date="2026-06-26T17:34:00Z" w16du:dateUtc="2026-06-26T16:34:00Z">
                  <w:rPr>
                    <w:rFonts w:ascii="Cambria Math" w:hAnsi="Cambria Math" w:cs="Times New Roman"/>
                  </w:rPr>
                  <m:t>a</m:t>
                </w:ins>
              </m:r>
              <m:r>
                <w:ins w:id="83" w:author="Marco Adolfo Vidal Cordasco" w:date="2026-06-26T17:34:00Z" w16du:dateUtc="2026-06-26T16:34:00Z">
                  <m:rPr>
                    <m:sty m:val="p"/>
                  </m:rPr>
                  <w:rPr>
                    <w:rFonts w:ascii="Cambria Math" w:hAnsi="Cambria Math" w:cs="Times New Roman"/>
                  </w:rPr>
                  <m:t>q-terr</m:t>
                </w:ins>
              </m:r>
            </m:sub>
          </m:sSub>
          <m:r>
            <w:ins w:id="84" w:author="Marco Adolfo Vidal Cordasco" w:date="2026-06-26T17:34:00Z" w16du:dateUtc="2026-06-26T16:34:00Z">
              <w:rPr>
                <w:rFonts w:ascii="Cambria Math" w:hAnsi="Cambria Math" w:cs="Times New Roman"/>
              </w:rPr>
              <m:t>=</m:t>
            </w:ins>
          </m:r>
          <m:r>
            <w:ins w:id="85" w:author="Marco Adolfo Vidal Cordasco" w:date="2026-06-26T17:35:00Z" w16du:dateUtc="2026-06-26T16:35:00Z">
              <w:rPr>
                <w:rFonts w:ascii="Cambria Math" w:hAnsi="Cambria Math" w:cs="Times New Roman"/>
              </w:rPr>
              <m:t>1000*</m:t>
            </w:ins>
          </m:r>
          <m:d>
            <m:dPr>
              <m:ctrlPr>
                <w:ins w:id="86" w:author="Marco Adolfo Vidal Cordasco" w:date="2026-06-26T17:35:00Z" w16du:dateUtc="2026-06-26T16:35:00Z">
                  <w:rPr>
                    <w:rFonts w:ascii="Cambria Math" w:hAnsi="Cambria Math" w:cs="Times New Roman"/>
                    <w:i/>
                  </w:rPr>
                </w:ins>
              </m:ctrlPr>
            </m:dPr>
            <m:e>
              <m:f>
                <m:fPr>
                  <m:ctrlPr>
                    <w:ins w:id="87" w:author="Marco Adolfo Vidal Cordasco" w:date="2026-06-26T17:35:00Z" w16du:dateUtc="2026-06-26T16:35:00Z">
                      <w:rPr>
                        <w:rFonts w:ascii="Cambria Math" w:hAnsi="Cambria Math" w:cs="Times New Roman"/>
                        <w:i/>
                      </w:rPr>
                    </w:ins>
                  </m:ctrlPr>
                </m:fPr>
                <m:num>
                  <m:d>
                    <m:dPr>
                      <m:begChr m:val="["/>
                      <m:endChr m:val="]"/>
                      <m:ctrlPr>
                        <w:ins w:id="88" w:author="Marco Adolfo Vidal Cordasco" w:date="2026-06-26T17:36:00Z" w16du:dateUtc="2026-06-26T16:36:00Z">
                          <w:rPr>
                            <w:rFonts w:ascii="Cambria Math" w:hAnsi="Cambria Math" w:cs="Times New Roman"/>
                            <w:i/>
                          </w:rPr>
                        </w:ins>
                      </m:ctrlPr>
                    </m:dPr>
                    <m:e>
                      <m:sSub>
                        <m:sSubPr>
                          <m:ctrlPr>
                            <w:ins w:id="89" w:author="Marco Adolfo Vidal Cordasco" w:date="2026-06-26T17:36:00Z" w16du:dateUtc="2026-06-26T16:36:00Z">
                              <w:rPr>
                                <w:rFonts w:ascii="Cambria Math" w:hAnsi="Cambria Math" w:cs="Times New Roman"/>
                                <w:i/>
                              </w:rPr>
                            </w:ins>
                          </m:ctrlPr>
                        </m:sSubPr>
                        <m:e>
                          <m:r>
                            <w:ins w:id="90" w:author="Marco Adolfo Vidal Cordasco" w:date="2026-06-26T17:36:00Z" w16du:dateUtc="2026-06-26T16:36:00Z">
                              <m:rPr>
                                <m:sty m:val="p"/>
                              </m:rPr>
                              <w:rPr>
                                <w:rFonts w:ascii="Cambria Math" w:hAnsi="Cambria Math" w:cs="Times New Roman"/>
                              </w:rPr>
                              <m:t>δD</m:t>
                            </w:ins>
                          </m:r>
                        </m:e>
                        <m:sub>
                          <m:r>
                            <w:ins w:id="91" w:author="Marco Adolfo Vidal Cordasco" w:date="2026-06-26T17:36:00Z" w16du:dateUtc="2026-06-26T16:36:00Z">
                              <m:rPr>
                                <m:sty m:val="p"/>
                              </m:rPr>
                              <w:rPr>
                                <w:rFonts w:ascii="Cambria Math" w:hAnsi="Cambria Math" w:cs="Times New Roman"/>
                                <w:vertAlign w:val="subscript"/>
                              </w:rPr>
                              <m:t>aq</m:t>
                            </w:ins>
                          </m:r>
                        </m:sub>
                      </m:sSub>
                      <m:r>
                        <w:ins w:id="92" w:author="Marco Adolfo Vidal Cordasco" w:date="2026-06-26T17:37:00Z" w16du:dateUtc="2026-06-26T16:37:00Z">
                          <w:rPr>
                            <w:rFonts w:ascii="Cambria Math" w:hAnsi="Cambria Math" w:cs="Times New Roman"/>
                          </w:rPr>
                          <m:t>+1000</m:t>
                        </w:ins>
                      </m:r>
                    </m:e>
                  </m:d>
                </m:num>
                <m:den>
                  <m:d>
                    <m:dPr>
                      <m:begChr m:val="["/>
                      <m:endChr m:val="]"/>
                      <m:ctrlPr>
                        <w:ins w:id="93" w:author="Marco Adolfo Vidal Cordasco" w:date="2026-06-26T17:36:00Z" w16du:dateUtc="2026-06-26T16:36:00Z">
                          <w:rPr>
                            <w:rFonts w:ascii="Cambria Math" w:hAnsi="Cambria Math" w:cs="Times New Roman"/>
                            <w:i/>
                          </w:rPr>
                        </w:ins>
                      </m:ctrlPr>
                    </m:dPr>
                    <m:e>
                      <m:sSub>
                        <m:sSubPr>
                          <m:ctrlPr>
                            <w:ins w:id="94" w:author="Marco Adolfo Vidal Cordasco" w:date="2026-06-26T17:36:00Z" w16du:dateUtc="2026-06-26T16:36:00Z">
                              <w:rPr>
                                <w:rFonts w:ascii="Cambria Math" w:hAnsi="Cambria Math" w:cs="Times New Roman"/>
                                <w:i/>
                              </w:rPr>
                            </w:ins>
                          </m:ctrlPr>
                        </m:sSubPr>
                        <m:e>
                          <m:r>
                            <w:ins w:id="95" w:author="Marco Adolfo Vidal Cordasco" w:date="2026-06-26T17:36:00Z" w16du:dateUtc="2026-06-26T16:36:00Z">
                              <m:rPr>
                                <m:sty m:val="p"/>
                              </m:rPr>
                              <w:rPr>
                                <w:rFonts w:ascii="Cambria Math" w:hAnsi="Cambria Math" w:cs="Times New Roman"/>
                              </w:rPr>
                              <m:t>δD</m:t>
                            </w:ins>
                          </m:r>
                        </m:e>
                        <m:sub>
                          <m:r>
                            <w:ins w:id="96" w:author="Marco Adolfo Vidal Cordasco" w:date="2026-06-26T17:36:00Z" w16du:dateUtc="2026-06-26T16:36:00Z">
                              <m:rPr>
                                <m:sty m:val="p"/>
                              </m:rPr>
                              <w:rPr>
                                <w:rFonts w:ascii="Cambria Math" w:hAnsi="Cambria Math" w:cs="Times New Roman"/>
                                <w:vertAlign w:val="subscript"/>
                              </w:rPr>
                              <m:t>terr</m:t>
                            </w:ins>
                          </m:r>
                        </m:sub>
                      </m:sSub>
                      <m:r>
                        <w:ins w:id="97" w:author="Marco Adolfo Vidal Cordasco" w:date="2026-06-26T17:37:00Z" w16du:dateUtc="2026-06-26T16:37:00Z">
                          <w:rPr>
                            <w:rFonts w:ascii="Cambria Math" w:hAnsi="Cambria Math" w:cs="Times New Roman"/>
                          </w:rPr>
                          <m:t>+1000</m:t>
                        </w:ins>
                      </m:r>
                    </m:e>
                  </m:d>
                </m:den>
              </m:f>
              <m:r>
                <w:ins w:id="98" w:author="Marco Adolfo Vidal Cordasco" w:date="2026-06-26T17:37:00Z" w16du:dateUtc="2026-06-26T16:37:00Z">
                  <w:rPr>
                    <w:rFonts w:ascii="Cambria Math" w:hAnsi="Cambria Math" w:cs="Times New Roman"/>
                  </w:rPr>
                  <m:t>-1</m:t>
                </w:ins>
              </m:r>
            </m:e>
          </m:d>
        </m:oMath>
      </m:oMathPara>
    </w:p>
    <w:p w14:paraId="6E26B4BF" w14:textId="1D0DB83F" w:rsidR="00BC1761" w:rsidRPr="00A13A6C" w:rsidRDefault="003B7211" w:rsidP="00C2465E">
      <w:pPr>
        <w:spacing w:line="480" w:lineRule="auto"/>
        <w:rPr>
          <w:rFonts w:ascii="Times New Roman" w:hAnsi="Times New Roman" w:cs="Times New Roman"/>
          <w:b/>
          <w:bCs/>
        </w:rPr>
      </w:pPr>
      <w:r w:rsidRPr="00A13A6C">
        <w:rPr>
          <w:rFonts w:ascii="Times New Roman" w:hAnsi="Times New Roman" w:cs="Times New Roman"/>
          <w:b/>
          <w:bCs/>
        </w:rPr>
        <w:t>Sedimentary ancient DNA</w:t>
      </w:r>
      <w:r w:rsidR="00BC1761" w:rsidRPr="00A13A6C">
        <w:rPr>
          <w:rFonts w:ascii="Times New Roman" w:hAnsi="Times New Roman" w:cs="Times New Roman"/>
          <w:b/>
          <w:bCs/>
        </w:rPr>
        <w:t xml:space="preserve"> </w:t>
      </w:r>
    </w:p>
    <w:p w14:paraId="4A0CFA51" w14:textId="7180AE18" w:rsidR="008127D8" w:rsidRPr="00A13A6C" w:rsidRDefault="008127D8" w:rsidP="00C2465E">
      <w:pPr>
        <w:spacing w:before="120" w:after="120" w:line="480" w:lineRule="auto"/>
        <w:jc w:val="both"/>
        <w:rPr>
          <w:rFonts w:ascii="Times New Roman" w:hAnsi="Times New Roman" w:cs="Times New Roman"/>
        </w:rPr>
      </w:pPr>
      <w:r w:rsidRPr="00A13A6C">
        <w:rPr>
          <w:rFonts w:ascii="Times New Roman" w:hAnsi="Times New Roman" w:cs="Times New Roman"/>
        </w:rPr>
        <w:t xml:space="preserve">Ancient environmental DNA was extracted from </w:t>
      </w:r>
      <w:r w:rsidR="002B3EDA" w:rsidRPr="00A13A6C">
        <w:rPr>
          <w:rFonts w:ascii="Times New Roman" w:hAnsi="Times New Roman" w:cs="Times New Roman"/>
        </w:rPr>
        <w:t>eight</w:t>
      </w:r>
      <w:r w:rsidRPr="00A13A6C">
        <w:rPr>
          <w:rFonts w:ascii="Times New Roman" w:hAnsi="Times New Roman" w:cs="Times New Roman"/>
        </w:rPr>
        <w:t xml:space="preserve"> sediment samples spanning the Pleistocene-Holocene transition</w:t>
      </w:r>
      <w:r w:rsidR="00A07FE6" w:rsidRPr="00A13A6C">
        <w:rPr>
          <w:rFonts w:ascii="Times New Roman" w:hAnsi="Times New Roman" w:cs="Times New Roman"/>
        </w:rPr>
        <w:t xml:space="preserve"> and</w:t>
      </w:r>
      <w:r w:rsidRPr="00A13A6C">
        <w:rPr>
          <w:rFonts w:ascii="Times New Roman" w:hAnsi="Times New Roman" w:cs="Times New Roman"/>
        </w:rPr>
        <w:t xml:space="preserve"> two</w:t>
      </w:r>
      <w:r w:rsidR="00A07FE6" w:rsidRPr="00A13A6C">
        <w:rPr>
          <w:rFonts w:ascii="Times New Roman" w:hAnsi="Times New Roman" w:cs="Times New Roman"/>
        </w:rPr>
        <w:t xml:space="preserve"> additional</w:t>
      </w:r>
      <w:r w:rsidRPr="00A13A6C">
        <w:rPr>
          <w:rFonts w:ascii="Times New Roman" w:hAnsi="Times New Roman" w:cs="Times New Roman"/>
        </w:rPr>
        <w:t xml:space="preserve"> negative control</w:t>
      </w:r>
      <w:r w:rsidR="00A07FE6" w:rsidRPr="00A13A6C">
        <w:rPr>
          <w:rFonts w:ascii="Times New Roman" w:hAnsi="Times New Roman" w:cs="Times New Roman"/>
        </w:rPr>
        <w:t xml:space="preserve"> samples</w:t>
      </w:r>
      <w:r w:rsidRPr="00A13A6C">
        <w:rPr>
          <w:rFonts w:ascii="Times New Roman" w:hAnsi="Times New Roman" w:cs="Times New Roman"/>
        </w:rPr>
        <w:t xml:space="preserve">. All laboratory procedures were undertaken at the Ancient DNA Laboratory of the Arctic University Museum of Norway in Tromsø using </w:t>
      </w:r>
      <w:r w:rsidR="00B64A01" w:rsidRPr="00A13A6C">
        <w:rPr>
          <w:rFonts w:ascii="Times New Roman" w:hAnsi="Times New Roman" w:cs="Times New Roman"/>
        </w:rPr>
        <w:t>the</w:t>
      </w:r>
      <w:r w:rsidRPr="00A13A6C">
        <w:rPr>
          <w:rFonts w:ascii="Times New Roman" w:hAnsi="Times New Roman" w:cs="Times New Roman"/>
        </w:rPr>
        <w:t xml:space="preserve"> metabarcoding </w:t>
      </w:r>
      <w:r w:rsidR="00B64A01" w:rsidRPr="00A13A6C">
        <w:rPr>
          <w:rFonts w:ascii="Times New Roman" w:hAnsi="Times New Roman" w:cs="Times New Roman"/>
        </w:rPr>
        <w:t xml:space="preserve">workflow described by </w:t>
      </w:r>
      <w:r w:rsidR="00EF14C2"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{"citationID":"wwaEascA","properties":{"unsorted":false,"formattedCitation":"(Juli\\uc0\\u225{}n-Posada {\\i{}et al.} 2025)","plainCitation":"(Julián-Posada et al. 2025)","noteIndex":0},"citationItems":[{"id":269,"uris":["http://zotero.org/users/local/ejn7Sn3P/items/GKKCBTLN"],"itemData":{"id":269,"type":"article-journal","abstract":"The Neolithization process introduced remarkable ecological impacts, especially in Mediterranean mountain areas. We generated a comprehensive sedimentary ancient DNA record from the central Pyrenees, spanning 12,200 to 1300 years before present, revealing the earliest continuous presence of sheep (6500 years before present) and cattle (5900 years before present) in alpine southern Europe. This evidence suggests pastoralism nearly concurred with the Neolithic in the Iberian lowlands, challenging prior assumptions of only sporadic occurrence and confirming Neolithic pastoralist use of mountain ecosystems. A notable plant community shift arose at 6000 years before present, with deciduous forests transitioning into diverse open grasslands. This change became pronounced at 4200 years before present, aligning with continuous presence of domesticates and a regional cooling climate, suggesting a synergistic relationship between past climate change and human-induced plant community alteration. These findings highlight complex interactions between climate, human activities, and landscape dynamics during the Neolithic in Mediterranean mountains. Continuous presence of domesticated animals at high altitudes in southern Europe starting 6500 years ago, and dominance of open landscapes since 4200 years before present is shown by sedimentary DNA dated between 12,200 and 1300 years before present.","container-title":"Communications Earth &amp; Environment 2025 6:1","DOI":"10.1038/s43247-025-02023-8","issue":"1","page":"1-10","publisher":"Nature Publishing Group","title":"Neolithic pastoralism and plant community interactions at high altitudes of the Pyrenees, southern Europe","volume":"6","author":[{"family":"Julián-Posada","given":"Irene"},{"family":"Gil-Romera","given":"Graciela"},{"family":"Garcés-Pastor","given":"Sandra"},{"family":"Heintzman","given":"Peter D."},{"family":"Gómez","given":"Daniel"},{"family":"Fillat","given":"Federico"},{"family":"Moreno","given":"Ana"},{"family":"Lara-Recuero","given":"Javier"},{"family":"Bover","given":"Pere"},{"family":"Montes","given":"Lourdes"},{"family":"Sierra","given":"Alejandro"},{"family":"Valero-Garcés","given":"Blas"},{"family":"Alsos","given":"Inger G."},{"family":"González-Sampériz","given":"Penélope"}],"issued":{"date-parts":[["2025",1]]}}}],"schema":"https://github.com/citation-style-language/schema/raw/master/csl-citation.json"} </w:instrText>
      </w:r>
      <w:r w:rsidR="00EF14C2" w:rsidRPr="00A13A6C">
        <w:rPr>
          <w:rFonts w:ascii="Times New Roman" w:hAnsi="Times New Roman" w:cs="Times New Roman"/>
        </w:rPr>
        <w:fldChar w:fldCharType="separate"/>
      </w:r>
      <w:r w:rsidR="00AE76CC" w:rsidRPr="00A13A6C">
        <w:rPr>
          <w:rFonts w:ascii="Times New Roman" w:hAnsi="Times New Roman" w:cs="Times New Roman"/>
        </w:rPr>
        <w:t xml:space="preserve">(Julián-Posada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2025)</w:t>
      </w:r>
      <w:r w:rsidR="00EF14C2" w:rsidRPr="00A13A6C">
        <w:rPr>
          <w:rFonts w:ascii="Times New Roman" w:hAnsi="Times New Roman" w:cs="Times New Roman"/>
        </w:rPr>
        <w:fldChar w:fldCharType="end"/>
      </w:r>
      <w:r w:rsidR="00EF14C2" w:rsidRPr="00A13A6C">
        <w:rPr>
          <w:rFonts w:ascii="Times New Roman" w:hAnsi="Times New Roman" w:cs="Times New Roman"/>
        </w:rPr>
        <w:t>.</w:t>
      </w:r>
      <w:r w:rsidRPr="00A13A6C">
        <w:rPr>
          <w:rFonts w:ascii="Times New Roman" w:hAnsi="Times New Roman" w:cs="Times New Roman"/>
        </w:rPr>
        <w:t xml:space="preserve"> For each sample, eight PCR replicates were performed with both primer sets following the protocol described by </w:t>
      </w:r>
      <w:r w:rsidR="00563831"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{"citationID":"thUsHkQN","properties":{"unsorted":false,"formattedCitation":"(Voldstad {\\i{}et al.} 2020)","plainCitation":"(Voldstad et al. 2020)","noteIndex":0},"citationItems":[{"id":792,"uris":["http://zotero.org/users/local/ejn7Sn3P/items/8GXZND53"],"itemData":{"id":792,"type":"article-journal","abstract":"Arctic hotspots, local areas of high biodiversity, are potential key sites for conservation of Arctic biodiversity. However, there is a need for improved understanding of their long-term resilience. The Arctic hotspot of Ringhorndalen has the highest registered diversity of vascular plants in the Svalbard archipelago, including several remarkable and isolated plant populations located far north of their normal distribution range. Here we analyze a lake sediment core from Ringhorndalen for sedimentary ancient DNA (sedaDNA) and geochemical proxies to detect changes in local vegetation and climate. Half of the plant taxa appeared already before 10,600 cal. yr BP, indicating rapid colonization as the ice retreated. Thermophilous species had a reoccurring presence throughout the Holocene record, but stronger signal in the early than Late Holocene period. Thus, thermophilous Arctic plant species had broader distribution ranges during the Early Holocene thermal maximum c. 10,000 cal. yr BP than today. Most of these thermophilous species are currently not recorded in the catchment area of the studied lake, but occur locally in favourable areas further into the valley. For example, Empetrum nigrum was found in &gt;40% of the sedaDNA samples, whereas its current distribution in Ringhorndalen is highly restricted and outside the catchment area of the lake. Our findings support the hypothesis of isolated relict populations in Ringhorndalen. The findings are also consistent with main Holocene climatic shifts in Svalbard identified by previous studies and indicate an early warm and species-rich postglacial period until c. 6500 cal. yr BP, followed by fluctuating cool and warm periods throughout the later Holocene.","container-title":"Quaternary Science Reviews","DOI":"10.1016/j.quascirev.2020.106207","ISSN":"0277-3791","journalAbbreviation":"Quaternary Science Reviews","page":"106207","source":"ScienceDirect","title":"A complete Holocene lake sediment ancient DNA record reveals long-standing high Arctic plant diversity hotspot in northern Svalbard","volume":"234","author":[{"family":"Voldstad","given":"Linn H."},{"family":"Alsos","given":"Inger G."},{"family":"Farnsworth","given":"Wesley R."},{"family":"Heintzman","given":"Peter D."},{"family":"Håkansson","given":"Lena"},{"family":"Kjellman","given":"Sofia E."},{"family":"Rouillard","given":"Alexandra"},{"family":"Schomacker","given":"Anders"},{"family":"Eidesen","given":"Pernille B."}],"issued":{"date-parts":[["2020",4,15]]}}}],"schema":"https://github.com/citation-style-language/schema/raw/master/csl-citation.json"} </w:instrText>
      </w:r>
      <w:r w:rsidR="00563831" w:rsidRPr="00A13A6C">
        <w:rPr>
          <w:rFonts w:ascii="Times New Roman" w:hAnsi="Times New Roman" w:cs="Times New Roman"/>
        </w:rPr>
        <w:fldChar w:fldCharType="separate"/>
      </w:r>
      <w:r w:rsidR="00AE76CC" w:rsidRPr="00A13A6C">
        <w:rPr>
          <w:rFonts w:ascii="Times New Roman" w:hAnsi="Times New Roman" w:cs="Times New Roman"/>
        </w:rPr>
        <w:t xml:space="preserve">(Voldstad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2020)</w:t>
      </w:r>
      <w:r w:rsidR="00563831" w:rsidRPr="00A13A6C">
        <w:rPr>
          <w:rFonts w:ascii="Times New Roman" w:hAnsi="Times New Roman" w:cs="Times New Roman"/>
        </w:rPr>
        <w:fldChar w:fldCharType="end"/>
      </w:r>
      <w:r w:rsidR="00563831" w:rsidRPr="00A13A6C">
        <w:rPr>
          <w:rFonts w:ascii="Times New Roman" w:hAnsi="Times New Roman" w:cs="Times New Roman"/>
        </w:rPr>
        <w:t xml:space="preserve">. </w:t>
      </w:r>
      <w:r w:rsidRPr="00A13A6C">
        <w:rPr>
          <w:rFonts w:ascii="Times New Roman" w:hAnsi="Times New Roman" w:cs="Times New Roman"/>
        </w:rPr>
        <w:t xml:space="preserve">PCR products were pooled and purified prior to library construction. Sequencing libraries were prepared using a modified Illumina TruSeq PCR-free protocol incorporating unique dual indices </w:t>
      </w:r>
      <w:r w:rsidR="00563831"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{"citationID":"3Nk6Z7zO","properties":{"unsorted":false,"formattedCitation":"(Rijal {\\i{}et al.} 2021)","plainCitation":"(Rijal et al. 2021)","noteIndex":0},"citationItems":[{"id":334,"uris":["http://zotero.org/users/local/ejn7Sn3P/items/UWV3GPU7"],"itemData":{"id":334,"type":"article-journal","abstract":"The effects of climate change on species richness are debated but can be informed by the past. Here, we generated a sedimentary ancient DNA dataset covering 10 lakes and applied novel methods for data harmonization. We assessed the impact of Holocene climate changes and nutrients on terrestrial plant richness in northern Fennoscandia. We find that richness increased steeply during the rapidly warming Early Holocene. In contrast to findings from most pollen studies, we show that richness continued to increase thereafter, although the climate was stable, with richness and the regional species pool only stabilizing during the past three millennia. Furthermore, overall increases in richness were greater in catchments with higher soil nutrient availability. We suggest that richness will increase with ongoing warming, especially at localities with high nutrient availability and assuming that human activity remains low in the region, although lags of millennia may be expected.","container-title":"Science Advances","DOI":"10.1126/SCIADV.ABF9557/SUPPL_FILE/SCIADV.ABF9557_SM.PDF","issue":"31","publisher":"American Association for the Advancement of Science","title":"Sedimentary ancient DNA shows terrestrial plant richness continuously increased over the Holocene in northern Fennoscandia","URL":"/doi/pdf/10.1126/sciadv.abf9557?download=true","volume":"7","author":[{"family":"Rijal","given":"Dilli P."},{"family":"Heintzman","given":"Peter D."},{"family":"Lammers","given":"Youri"},{"family":"Yoccoz","given":"Nigel G."},{"family":"Lorberau","given":"Kelsey E."},{"family":"Pitelkova","given":"Iva"},{"family":"Goslar","given":"Tomasz"},{"family":"Murguzur","given":"Francisco J.A."},{"family":"Salonen","given":"J. Sakari"},{"family":"Helmens","given":"Karin F."},{"family":"Bakke","given":"Jostein"},{"family":"Edwards","given":"Mary E."},{"family":"Alm","given":"Torbjørn"},{"family":"Bråthen","given":"Kari Anne"},{"family":"Brown","given":"Antony G."},{"family":"Alsos","given":"Inger G."}],"issued":{"date-parts":[["2021",7]]}}}],"schema":"https://github.com/citation-style-language/schema/raw/master/csl-citation.json"} </w:instrText>
      </w:r>
      <w:r w:rsidR="00563831" w:rsidRPr="00A13A6C">
        <w:rPr>
          <w:rFonts w:ascii="Times New Roman" w:hAnsi="Times New Roman" w:cs="Times New Roman"/>
        </w:rPr>
        <w:fldChar w:fldCharType="separate"/>
      </w:r>
      <w:r w:rsidR="00AE76CC" w:rsidRPr="00A13A6C">
        <w:rPr>
          <w:rFonts w:ascii="Times New Roman" w:hAnsi="Times New Roman" w:cs="Times New Roman"/>
        </w:rPr>
        <w:t xml:space="preserve">(Rijal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2021)</w:t>
      </w:r>
      <w:r w:rsidR="00563831" w:rsidRPr="00A13A6C">
        <w:rPr>
          <w:rFonts w:ascii="Times New Roman" w:hAnsi="Times New Roman" w:cs="Times New Roman"/>
        </w:rPr>
        <w:fldChar w:fldCharType="end"/>
      </w:r>
      <w:r w:rsidRPr="00A13A6C">
        <w:rPr>
          <w:rFonts w:ascii="Times New Roman" w:hAnsi="Times New Roman" w:cs="Times New Roman"/>
        </w:rPr>
        <w:t>. Library concentrations were determined by quantitative PCR using the Library Quantification Kit for Illumina sequencing platforms. Sequencing was subsequently carried out at the Genomics Support Centre Tromsø (GSCT), The Arctic University of Norway, using an Illumina NextSeq platform with paired-end sequencing (2 × 150 bp).</w:t>
      </w:r>
      <w:r w:rsidR="008E742D" w:rsidRPr="00A13A6C">
        <w:rPr>
          <w:rFonts w:ascii="Times New Roman" w:hAnsi="Times New Roman" w:cs="Times New Roman"/>
        </w:rPr>
        <w:t xml:space="preserve"> </w:t>
      </w:r>
      <w:r w:rsidRPr="00A13A6C">
        <w:rPr>
          <w:rFonts w:ascii="Times New Roman" w:hAnsi="Times New Roman" w:cs="Times New Roman"/>
        </w:rPr>
        <w:t>Plant sequence identification was achieved by comparison against four reference databases</w:t>
      </w:r>
      <w:r w:rsidR="008E742D" w:rsidRPr="00A13A6C">
        <w:rPr>
          <w:rFonts w:ascii="Times New Roman" w:hAnsi="Times New Roman" w:cs="Times New Roman"/>
        </w:rPr>
        <w:t xml:space="preserve"> PhyloAlps </w:t>
      </w:r>
      <w:r w:rsidR="008E742D"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{"citationID":"MZNfnILM","properties":{"unsorted":false,"formattedCitation":"(Garc\\uc0\\u233{}s-Pastor {\\i{}et al.} 2022)","plainCitation":"(Garcés-Pastor et al. 2022)","noteIndex":0},"citationItems":[{"id":333,"uris":["http://zotero.org/users/local/ejn7Sn3P/items/9HRADMKC"],"itemData":{"id":333,"type":"article-journal","abstract":"The European Alps are highly rich in species, but their future may be threatened by ongoing changes in human land use and climate. Here, we reconstructed vegetation, temperature, human impact and livestock over the past ~12,000 years from Lake Sulsseewli, based on sedimentary ancient plant and mammal DNA, pollen, spores, chironomids, and microcharcoal. We assembled a highly-complete local DNA reference library (PhyloAlps, 3923 plant taxa), and used this to obtain an exceptionally rich sedaDNA record of 366 plant taxa. Vegetation mainly responded to climate during the early Holocene, while human activity had an additional influence on vegetation from 6 ka onwards. Land-use shifted from episodic grazing during the Neolithic and Bronze Age to agropastoralism in the Middle Ages. Associated human deforestation allowed the coexistence of plant species typically found at different elevational belts, leading to levels of plant richness that characterise the current high diversity of this region. Our findings indicate a positive association between low intensity agropastoral activities and precipitation with the maintenance of the unique subalpine and alpine plant diversity of the European Alps.","container-title":"Nature Communications","DOI":"10.1038/S41467-022-34010-4;SUBJMETA=106,158,2165,2462,413,670,704;KWRD=BIODIVERSITY,CLIMATE-CHANGE+ECOLOGY,PALAEOCLIMATE,PALAEOECOLOGY","issue":"1","page":"1-16","publisher":"Nature Research","title":"High resolution ancient sedimentary DNA shows that alpine plant diversity is associated with human land use and climate change","volume":"13","author":[{"family":"Garcés-Pastor","given":"Sandra"},{"family":"Coissac","given":"Eric"},{"family":"Lavergne","given":"Sébastien"},{"family":"Schwörer","given":"Christoph"},{"family":"Theurillat","given":"Jean Paul"},{"family":"Heintzman","given":"Peter D."},{"family":"Wangensteen","given":"Owen S."},{"family":"Tinner","given":"Willy"},{"family":"Rey","given":"Fabian"},{"family":"Heer","given":"Martina"},{"family":"Rutzer","given":"Astrid"},{"family":"Walsh","given":"Kevin"},{"family":"Lammers","given":"Youri"},{"family":"Brown","given":"Antony G."},{"family":"Goslar","given":"Tomasz"},{"family":"Rijal","given":"Dilli P."},{"family":"Karger","given":"Dirk N."},{"family":"Pellissier","given":"Loïc"},{"family":"Pouchon","given":"Charles"},{"family":"Roquet","given":"Cristina"},{"family":"Thuiller","given":"Wilfried"},{"family":"Zimmermann","given":"Niklaus E."},{"family":"Alberti","given":"Adriana"},{"family":"Wincker","given":"Patrick"},{"family":"Boleda","given":"Martí"},{"family":"Boyer","given":"Frédéric"},{"family":"Hombiat","given":"Anthony"},{"family":"Perrier","given":"Christophe"},{"family":"Douzet","given":"Rolland"},{"family":"Valay","given":"Jean Gabriel"},{"family":"Aubert","given":"Serge"},{"family":"Denoeud","given":"France"},{"family":"Bzeznick","given":"Bruno"},{"family":"Gielly","given":"Ludovic"},{"family":"Taberlet","given":"Pierre"},{"family":"Rioux","given":"Delphine"},{"family":"Orvain","given":"Céline"},{"family":"Rome","given":"Maxime"},{"family":"Wüest","given":"Rafael O."},{"family":"Latzin","given":"Sonia"},{"family":"Spillmann","given":"John"},{"family":"Feichtinger","given":"Linda"},{"family":"Van Es","given":"Jérémie"},{"family":"Garraud","given":"Luc"},{"family":"Villaret","given":"Jean Charles"},{"family":"Abdulhak","given":"Sylvain"},{"family":"Bonnet","given":"Véronique"},{"family":"Huc","given":"Stéphanie"},{"family":"Fort","given":"Noémie"},{"family":"Legland","given":"Thomas"},{"family":"Sanz","given":"Thomas"},{"family":"Pache","given":"Gilles"},{"family":"Mikolajczak","given":"Alexis"},{"family":"Noble","given":"Virgile"},{"family":"Michaud","given":"Henri"},{"family":"Offerhaus","given":"Benoît"},{"family":"Dentant","given":"Cédric"},{"family":"Salomez","given":"Pierre"},{"family":"Bonet","given":"Richard"},{"family":"Delahaye","given":"Thierry"},{"family":"Leccia","given":"Marie France"},{"family":"Perfus","given":"Monique"},{"family":"Eggenberg","given":"Stefan"},{"family":"Möhl","given":"Adrian"},{"family":"Hurdu","given":"Bogdan Iuliu"},{"family":"Szatmari","given":"Paul Marian"},{"family":"Pușcaș","given":"Mihai"},{"family":"Smyčka","given":"Jan"},{"family":"Mráz","given":"Patrik"},{"family":"Šemberová","given":"Kristýna"},{"family":"Ronikier","given":"Michał"},{"family":"Slovák","given":"Marek"},{"family":"Heiri","given":"Oliver"},{"family":"Alsos","given":"Inger Greve"}],"issued":{"date-parts":[["2022",12]]}}}],"schema":"https://github.com/citation-style-language/schema/raw/master/csl-citation.json"} </w:instrText>
      </w:r>
      <w:r w:rsidR="008E742D" w:rsidRPr="00A13A6C">
        <w:rPr>
          <w:rFonts w:ascii="Times New Roman" w:hAnsi="Times New Roman" w:cs="Times New Roman"/>
        </w:rPr>
        <w:fldChar w:fldCharType="separate"/>
      </w:r>
      <w:r w:rsidR="00AE76CC" w:rsidRPr="00A13A6C">
        <w:rPr>
          <w:rFonts w:ascii="Times New Roman" w:hAnsi="Times New Roman" w:cs="Times New Roman"/>
        </w:rPr>
        <w:t xml:space="preserve">(Garcés-Pastor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2022)</w:t>
      </w:r>
      <w:r w:rsidR="008E742D" w:rsidRPr="00A13A6C">
        <w:rPr>
          <w:rFonts w:ascii="Times New Roman" w:hAnsi="Times New Roman" w:cs="Times New Roman"/>
        </w:rPr>
        <w:fldChar w:fldCharType="end"/>
      </w:r>
      <w:r w:rsidR="008E742D" w:rsidRPr="00A13A6C">
        <w:rPr>
          <w:rFonts w:ascii="Times New Roman" w:hAnsi="Times New Roman" w:cs="Times New Roman"/>
        </w:rPr>
        <w:t xml:space="preserve">, PhyloNorway </w:t>
      </w:r>
      <w:r w:rsidR="008E742D"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{"citationID":"aE7Vm7Hu","properties":{"unsorted":false,"formattedCitation":"(Alsos {\\i{}et al.} 2020)","plainCitation":"(Alsos et al. 2020)","noteIndex":0},"citationItems":[{"id":795,"uris":["http://zotero.org/users/local/ejn7Sn3P/items/9SPRHNA2"],"itemData":{"id":795,"type":"article-journal","abstract":"Genome skimming has the potential for generating large data sets for DNA barcoding and wider biodiversity genomic studies, particularly via the assembly and annotation of full chloroplast (cpDNA) and nuclear ribosomal DNA (nrDNA) sequences. We compare the success of genome skims of 2051 herbarium specimens from Norway/Polar regions with 4604 freshly collected, silica gel dried specimens mainly from the European Alps and the Carpathians. Overall, we were able to assemble the full chloroplast genome for 67% of the samples and the full nrDNA cluster for 86%. Average insert length, cover and full cpDNA and rDNA assembly were considerably higher for silica gel dried than herbarium-preserved material. However, complete plastid genomes were still assembled for 54% of herbarium samples compared to 70% of silica dried samples. Moreover, there was comparable recovery of coding genes from both tissue sources (121 for silica gel dried and 118 for herbarium material) and only minor differences in assembly success of standard barcodes between silica dried (89% ITS2, 96% matK and rbcL) and herbarium material (87% ITS2, 98% matK and rbcL). The success rate was &gt; 90% for all three markers in 1034 of 1036 genera in 160 families, and only Boraginaceae worked poorly, with 7 genera failing. Our study shows that large-scale genome skims are feasible </w:instrText>
      </w:r>
      <w:r w:rsidR="00AE76CC" w:rsidRPr="00B85D23">
        <w:rPr>
          <w:rFonts w:ascii="Times New Roman" w:hAnsi="Times New Roman" w:cs="Times New Roman"/>
          <w:lang w:val="nl-NL"/>
        </w:rPr>
        <w:instrText xml:space="preserve">and work well across most of the land plant families and genera we tested, independently of material type. It is therefore an efficient method for increasing the availability of plant biodiversity genomic data to support a multitude of downstream applications.","container-title":"Plants","DOI":"10.3390/plants9040432","ISSN":"2223-7747","issue":"4","language":"en","license":"http://creativecommons.org/licenses/by/3.0/","page":"432","publisher":"Multidisciplinary Digital Publishing Institute","source":"www.mdpi.com","title":"The Treasure Vault Can be Opened: Large-Scale Genome Skimming Works Well Using Herbarium and Silica Gel Dried Material","title-short":"The Treasure Vault Can be Opened","volume":"9","author":[{"family":"Alsos","given":"Inger Greve"},{"family":"Lavergne","given":"Sebastien"},{"family":"Merkel","given":"Marie Kristine Føreid"},{"family":"Boleda","given":"Marti"},{"family":"Lammers","given":"Youri"},{"family":"Alberti","given":"Adriana"},{"family":"Pouchon","given":"Charles"},{"family":"Denoeud","given":"France"},{"family":"Pitelkova","given":"Iva"},{"family":"Pușcaș","given":"Mihai"},{"family":"Roquet","given":"Cristina"},{"family":"Hurdu","given":"Bogdan-Iuliu"},{"family":"Thuiller","given":"Wilfried"},{"family":"Zimmermann","given":"Niklaus E."},{"family":"Hollingsworth","given":"Peter M."},{"family":"Coissac","given":"Eric"}],"issued":{"date-parts":[["2020",4]]}}}],"schema":"https://github.com/citation-style-language/schema/raw/master/csl-citation.json"} </w:instrText>
      </w:r>
      <w:r w:rsidR="008E742D" w:rsidRPr="00A13A6C">
        <w:rPr>
          <w:rFonts w:ascii="Times New Roman" w:hAnsi="Times New Roman" w:cs="Times New Roman"/>
        </w:rPr>
        <w:fldChar w:fldCharType="separate"/>
      </w:r>
      <w:r w:rsidR="00AE76CC" w:rsidRPr="00B85D23">
        <w:rPr>
          <w:rFonts w:ascii="Times New Roman" w:hAnsi="Times New Roman" w:cs="Times New Roman"/>
          <w:lang w:val="nl-NL"/>
        </w:rPr>
        <w:t xml:space="preserve">(Alsos </w:t>
      </w:r>
      <w:r w:rsidR="00AE76CC" w:rsidRPr="00B85D23">
        <w:rPr>
          <w:rFonts w:ascii="Times New Roman" w:hAnsi="Times New Roman" w:cs="Times New Roman"/>
          <w:i/>
          <w:iCs/>
          <w:lang w:val="nl-NL"/>
        </w:rPr>
        <w:t>et al.</w:t>
      </w:r>
      <w:r w:rsidR="00AE76CC" w:rsidRPr="00B85D23">
        <w:rPr>
          <w:rFonts w:ascii="Times New Roman" w:hAnsi="Times New Roman" w:cs="Times New Roman"/>
          <w:lang w:val="nl-NL"/>
        </w:rPr>
        <w:t xml:space="preserve"> 2020)</w:t>
      </w:r>
      <w:r w:rsidR="008E742D" w:rsidRPr="00A13A6C">
        <w:rPr>
          <w:rFonts w:ascii="Times New Roman" w:hAnsi="Times New Roman" w:cs="Times New Roman"/>
        </w:rPr>
        <w:fldChar w:fldCharType="end"/>
      </w:r>
      <w:r w:rsidR="008E742D" w:rsidRPr="00B85D23">
        <w:rPr>
          <w:rFonts w:ascii="Times New Roman" w:hAnsi="Times New Roman" w:cs="Times New Roman"/>
          <w:lang w:val="nl-NL"/>
        </w:rPr>
        <w:t xml:space="preserve">, ArctBorBryo </w:t>
      </w:r>
      <w:r w:rsidR="008E742D" w:rsidRPr="00A13A6C">
        <w:rPr>
          <w:rFonts w:ascii="Times New Roman" w:hAnsi="Times New Roman" w:cs="Times New Roman"/>
        </w:rPr>
        <w:fldChar w:fldCharType="begin"/>
      </w:r>
      <w:r w:rsidR="00AE76CC" w:rsidRPr="00B85D23">
        <w:rPr>
          <w:rFonts w:ascii="Times New Roman" w:hAnsi="Times New Roman" w:cs="Times New Roman"/>
          <w:lang w:val="nl-NL"/>
        </w:rPr>
        <w:instrText xml:space="preserve"> ADDIN ZOTERO_ITEM CSL_CITATION {"citationID":"2aGBEV62","properties":{"unsorted":false,"formattedCitation":"(S\\uc0\\u248{}nsteb\\uc0\\u248{} {\\i{}et al.} 2010)","plainCitation":"(Sønstebø et al. 2010)","noteIndex":0},"citationItems":[{"id":797,"uris":["http://zotero.org/users/local/ejn7Sn3P/items/LVDHP9ZU"],"itemData":{"id":797,"type":"article-journal","abstract":"Palaeoenvironments and former climates are typically inferred from pollen and macrofossil records. This approach is time-consuming and suffers from low taxonomic resolution and biased taxon sampling. Here, we test an alternative DNA-based approach utilizing the P6 loop in the chloroplast trnL (UAA) intron; a short (13-158 bp) and variable region with highly conserved flanking sequences. For taxonomic reference, a whole trnL intron sequence database was constructed from recently collected material of 842 species, representing all widespread and/or ecologically important taxa of the species-poor arctic flora. The P6 loop alone allowed identification of all families, most genera (&gt;75%) and one-third of the species, thus providing much higher taxonomic resolution than pollen records. The suitability of the P6 loop for analysis of samples containing degraded ancient DNA from a mixture of species is demonstrated by high-throughput parallel pyrosequencing of permafrost-preserved DNA and reconstruction of two plant communities from the last glacial period. Our approach opens new possibilities for DNA-based assessment of ancient as well as modern biodiversity of many groups of organisms using environmental samples.","container-title":"Molecular Ecology Resources","DOI":"10.1111/j.1755-0998.2010.02855.x","ISSN":"1755-0998","issue":"6","journalAbbreviation":"Mol Ecol Resour","language":"eng","page":"1009-1018","PMID":"21565110","source":"PubMed","title":"Using next-generation sequencing for molecular reconstruction of past Arctic vegetation and climate","volume":"10","author":[{"family":"Sønstebø","given":"J. H."},{"family":"Gielly","given":"L."},{"family":"Brysting","given":"A. K."},{"family":"Elven","given":"R."},{"family":"Edwards","given":"M."},{"family":"Haile","given":"J."},{"family":"Willerslev","given":"E."},{"family":"Coissac","given":"E."},{"family":"Rioux","given":"D."},{"family":"Sannier","given":"J."},{"family":"Taberlet","given":"P."},{"family":"Brochmann","given":"C."}],"issued":{"date-parts":[["2010",11]]}}}],"schema":"https://github.com/citation-style-language/schema/raw/master/csl-citation.json"} </w:instrText>
      </w:r>
      <w:r w:rsidR="008E742D" w:rsidRPr="00A13A6C">
        <w:rPr>
          <w:rFonts w:ascii="Times New Roman" w:hAnsi="Times New Roman" w:cs="Times New Roman"/>
        </w:rPr>
        <w:fldChar w:fldCharType="separate"/>
      </w:r>
      <w:r w:rsidR="00AE76CC" w:rsidRPr="00B85D23">
        <w:rPr>
          <w:rFonts w:ascii="Times New Roman" w:hAnsi="Times New Roman" w:cs="Times New Roman"/>
          <w:lang w:val="nl-NL"/>
        </w:rPr>
        <w:t xml:space="preserve">(Sønstebø </w:t>
      </w:r>
      <w:r w:rsidR="00AE76CC" w:rsidRPr="00B85D23">
        <w:rPr>
          <w:rFonts w:ascii="Times New Roman" w:hAnsi="Times New Roman" w:cs="Times New Roman"/>
          <w:i/>
          <w:iCs/>
          <w:lang w:val="nl-NL"/>
        </w:rPr>
        <w:t>et al.</w:t>
      </w:r>
      <w:r w:rsidR="00AE76CC" w:rsidRPr="00B85D23">
        <w:rPr>
          <w:rFonts w:ascii="Times New Roman" w:hAnsi="Times New Roman" w:cs="Times New Roman"/>
          <w:lang w:val="nl-NL"/>
        </w:rPr>
        <w:t xml:space="preserve"> 2010)</w:t>
      </w:r>
      <w:r w:rsidR="008E742D" w:rsidRPr="00A13A6C">
        <w:rPr>
          <w:rFonts w:ascii="Times New Roman" w:hAnsi="Times New Roman" w:cs="Times New Roman"/>
        </w:rPr>
        <w:fldChar w:fldCharType="end"/>
      </w:r>
      <w:r w:rsidR="008E742D" w:rsidRPr="00B85D23">
        <w:rPr>
          <w:rFonts w:ascii="Times New Roman" w:hAnsi="Times New Roman" w:cs="Times New Roman"/>
          <w:lang w:val="nl-NL"/>
        </w:rPr>
        <w:t>, and EMBL rl143</w:t>
      </w:r>
      <w:r w:rsidR="008E742D" w:rsidRPr="00A13A6C">
        <w:rPr>
          <w:rFonts w:ascii="Times New Roman" w:hAnsi="Times New Roman" w:cs="Times New Roman"/>
        </w:rPr>
        <w:fldChar w:fldCharType="begin"/>
      </w:r>
      <w:r w:rsidR="00AE76CC" w:rsidRPr="00B85D23">
        <w:rPr>
          <w:rFonts w:ascii="Times New Roman" w:hAnsi="Times New Roman" w:cs="Times New Roman"/>
          <w:lang w:val="nl-NL"/>
        </w:rPr>
        <w:instrText xml:space="preserve"> ADDIN ZOTERO_ITEM CSL_CITATION {"citationID":"Xjc5XTVh","properties":{"unsorted":false,"formattedCitation":"(Stoesser {\\i{}et al.} 2002)","plainCitation":"(Stoesser et al. 2002)","noteIndex":0},"citationItems":[{"id":799,"uris":["http://zotero.org/users/local/ejn7Sn3P/items/G3SSIR6X"],"itemData":{"id":799,"type":"article-journal","abstract":"The EMBL Nucleotide Sequence Database (aka EMBL-Bank; http://www.ebi.ac.uk/embl/) incorporates, organises and distributes nucleotide sequences from all available public sources. EMBL-Bank is located and maintained at the European Bioinformatics Institute (EBI) near Cambridge, UK. In an international collaboration with DDBJ (Japan) and GenBank (USA), data are exchanged amongst the collaborating databases on a daily basis. Major contributors to the EMBL database are individual scientists and genome project groups. Webin is the preferred web-based submission system for individual submitters, whilst automatic procedures allow incorporation of sequence data from large-scale genome sequencing centres and from the European Patent Office (EPO). Database releases are produced quarterly. Network services allow free access to the most up-to-date data collection via FTP, email and World Wide Web interfaces. EBI’s Sequence Retrieval System (SRS), a network browser for databanks in </w:instrText>
      </w:r>
      <w:r w:rsidR="00AE76CC" w:rsidRPr="00B85D23">
        <w:rPr>
          <w:rFonts w:ascii="Times New Roman" w:hAnsi="Times New Roman" w:cs="Times New Roman"/>
        </w:rPr>
        <w:instrText>molecular biology, integrates and links the main nucleotide and protein databases plus many other specialized databases. For sequen</w:instrText>
      </w:r>
      <w:r w:rsidR="00AE76CC" w:rsidRPr="00A13A6C">
        <w:rPr>
          <w:rFonts w:ascii="Times New Roman" w:hAnsi="Times New Roman" w:cs="Times New Roman"/>
        </w:rPr>
        <w:instrText xml:space="preserve">ce similarity searching, a variety of tools (e.g. Blitz, Fasta, BLAST) are available which allow external users to compare their own sequences against the latest data in the EMBL Nucleotide Sequence Database and SWISS-PROT. All resources can be accessed via the EBI home page at http://www.ebi.ac.uk.","container-title":"Nucleic Acids Research","DOI":"10.1093/nar/30.1.21","ISSN":"0305-1048","issue":"1","journalAbbreviation":"Nucleic Acids Res","page":"21-26","PMID":"11752244","PMCID":"PMC99098","source":"PubMed Central","title":"The EMBL Nucleotide Sequence Database","volume":"30","author":[{"family":"Stoesser","given":"Guenter"},{"family":"Baker","given":"Wendy"},{"family":"Broek","given":"Alexandra","non-dropping-particle":"van den"},{"family":"Camon","given":"Evelyn"},{"family":"Garcia-Pastor","given":"Maria"},{"family":"Kanz","given":"Carola"},{"family":"Kulikova","given":"Tamara"},{"family":"Leinonen","given":"Rasko"},{"family":"Lin","given":"Quan"},{"family":"Lombard","given":"Vincent"},{"family":"Lopez","given":"Rodrigo"},{"family":"Redaschi","given":"Nicole"},{"family":"Stoehr","given":"Peter"},{"family":"Tuli","given":"Mary Ann"},{"family":"Tzouvara","given":"Katerina"},{"family":"Vaughan","given":"Robert"}],"issued":{"date-parts":[["2002",1,1]]}}}],"schema":"https://github.com/citation-style-language/schema/raw/master/csl-citation.json"} </w:instrText>
      </w:r>
      <w:r w:rsidR="008E742D" w:rsidRPr="00A13A6C">
        <w:rPr>
          <w:rFonts w:ascii="Times New Roman" w:hAnsi="Times New Roman" w:cs="Times New Roman"/>
        </w:rPr>
        <w:fldChar w:fldCharType="separate"/>
      </w:r>
      <w:r w:rsidR="00AE76CC" w:rsidRPr="00A13A6C">
        <w:rPr>
          <w:rFonts w:ascii="Times New Roman" w:hAnsi="Times New Roman" w:cs="Times New Roman"/>
        </w:rPr>
        <w:t xml:space="preserve">(Stoesser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2002)</w:t>
      </w:r>
      <w:r w:rsidR="008E742D" w:rsidRPr="00A13A6C">
        <w:rPr>
          <w:rFonts w:ascii="Times New Roman" w:hAnsi="Times New Roman" w:cs="Times New Roman"/>
        </w:rPr>
        <w:fldChar w:fldCharType="end"/>
      </w:r>
      <w:r w:rsidR="008E742D" w:rsidRPr="00A13A6C">
        <w:rPr>
          <w:rFonts w:ascii="Times New Roman" w:hAnsi="Times New Roman" w:cs="Times New Roman"/>
        </w:rPr>
        <w:t xml:space="preserve">. </w:t>
      </w:r>
      <w:r w:rsidRPr="00A13A6C">
        <w:rPr>
          <w:rFonts w:ascii="Times New Roman" w:hAnsi="Times New Roman" w:cs="Times New Roman"/>
        </w:rPr>
        <w:t>For each taxonomic assignment, we report both the number of reads and the percentage of PCR replicates in which the taxon was detected.</w:t>
      </w:r>
    </w:p>
    <w:p w14:paraId="7EF8EE12" w14:textId="1FF08A07" w:rsidR="00BC1761" w:rsidRPr="00A13A6C" w:rsidRDefault="003B7211" w:rsidP="00C2465E">
      <w:pPr>
        <w:spacing w:line="480" w:lineRule="auto"/>
        <w:rPr>
          <w:rFonts w:ascii="Times New Roman" w:hAnsi="Times New Roman" w:cs="Times New Roman"/>
          <w:b/>
          <w:bCs/>
        </w:rPr>
      </w:pPr>
      <w:r w:rsidRPr="00A13A6C">
        <w:rPr>
          <w:rFonts w:ascii="Times New Roman" w:hAnsi="Times New Roman" w:cs="Times New Roman"/>
          <w:b/>
          <w:bCs/>
        </w:rPr>
        <w:t>Paleoclimate reconstruction</w:t>
      </w:r>
    </w:p>
    <w:p w14:paraId="0FE43C6A" w14:textId="676BFC50" w:rsidR="001C106C" w:rsidRPr="00A13A6C" w:rsidRDefault="004741E7" w:rsidP="00C2465E">
      <w:pPr>
        <w:spacing w:before="120" w:after="120" w:line="480" w:lineRule="auto"/>
        <w:jc w:val="both"/>
        <w:rPr>
          <w:rFonts w:ascii="Times New Roman" w:hAnsi="Times New Roman" w:cs="Times New Roman"/>
        </w:rPr>
      </w:pPr>
      <w:r w:rsidRPr="00A13A6C">
        <w:rPr>
          <w:rFonts w:ascii="Times New Roman" w:hAnsi="Times New Roman" w:cs="Times New Roman"/>
        </w:rPr>
        <w:t xml:space="preserve">Mean annual temperature (MAT) and mean annual precipitation (MAP) were reconstructed from </w:t>
      </w:r>
      <w:r w:rsidR="00E31244" w:rsidRPr="00A13A6C">
        <w:rPr>
          <w:rFonts w:ascii="Times New Roman" w:hAnsi="Times New Roman" w:cs="Times New Roman"/>
        </w:rPr>
        <w:t>the VP-1</w:t>
      </w:r>
      <w:r w:rsidRPr="00A13A6C">
        <w:rPr>
          <w:rFonts w:ascii="Times New Roman" w:hAnsi="Times New Roman" w:cs="Times New Roman"/>
        </w:rPr>
        <w:t xml:space="preserve"> core collected at Verdeospesoa for palynological analysis</w:t>
      </w:r>
      <w:r w:rsidR="001559C6" w:rsidRPr="00A13A6C">
        <w:rPr>
          <w:rFonts w:ascii="Times New Roman" w:hAnsi="Times New Roman" w:cs="Times New Roman"/>
        </w:rPr>
        <w:t xml:space="preserve"> </w:t>
      </w:r>
      <w:r w:rsidRPr="00A13A6C">
        <w:rPr>
          <w:rFonts w:ascii="Times New Roman" w:hAnsi="Times New Roman" w:cs="Times New Roman"/>
        </w:rPr>
        <w:fldChar w:fldCharType="begin"/>
      </w:r>
      <w:r w:rsidR="00BB27C1" w:rsidRPr="00A13A6C">
        <w:rPr>
          <w:rFonts w:ascii="Times New Roman" w:hAnsi="Times New Roman" w:cs="Times New Roman"/>
        </w:rPr>
        <w:instrText xml:space="preserve"> ADDIN ZOTERO_ITEM CSL_CITATION {"citationID":"cmD2pzkX","properties":{"unsorted":false,"formattedCitation":"(P\\uc0\\u233{}rez-D\\uc0\\u237{}az &amp; L\\uc0\\u243{}pez-S\\uc0\\u225{}ez, 2021b)","plainCitation":"(Pérez-Díaz &amp; López-Sáez, 2021b)","dontUpdate":true,"noteIndex":0},"citationItems":[{"id":271,"uris":["http://zotero.org/users/local/ejn7Sn3P/items/CCMKAQHK"],"itemData":{"id":271,"type":"article-journal","abstract":"This paper focuses on palaeoenvironmental conditions and climate variability during the Upper Late Pleistocene (c. 28,000–11,700 cal BP) in SW Europe (Iberian Peninsula) and their influence on human settlement patterns. All the palaeoenvironmental and archaeological sequences available for this period are analysed, together with a new palaeoenvironmental study related to a key deposit: Verdeospesoa mire (northern Iberian Peninsula). The multiproxy analysis (pollen, spores, non-pollen palynomorphs, magnetic susceptibility, organic content and macrocharcoal) of this sequence, with the support of six Accelerator Mass Spectrometry (AMS) radiocarbon dates, shows the climatic variability of that period, with some dry/cold and humid/temperate episodes. While in vast regions of central and northern Europe very few archaeological sites of this age are known, in the Iberian Peninsula no occupation gaps have been detected in all this period, supporting the idea of SW Europe as a glacial refugium for human groups during the worst periods of the Upper Late Pleistocene.","container-title":"Quaternary International","DOI":"10.1016/J.QUAINT.2021.05.001","page":"39-53","publisher":"Pergamon","title":"Late Pleistocene environmental dynamics and human occupation in Southwestern Europe","volume":"595","author":[{"family":"Pérez-Díaz","given":"Sebastián"},{"family":"López-Sáez","given":"José Antonio"}],"issued":{"date-parts":[["2021",9]]}}}],"schema":"https://github.com/citation-style-language/schema/raw/master/csl-citation.json"} </w:instrText>
      </w:r>
      <w:r w:rsidRPr="00A13A6C">
        <w:rPr>
          <w:rFonts w:ascii="Times New Roman" w:hAnsi="Times New Roman" w:cs="Times New Roman"/>
        </w:rPr>
        <w:fldChar w:fldCharType="separate"/>
      </w:r>
      <w:r w:rsidRPr="00A13A6C">
        <w:rPr>
          <w:rFonts w:ascii="Times New Roman" w:hAnsi="Times New Roman" w:cs="Times New Roman"/>
        </w:rPr>
        <w:t>(Pérez-Díaz &amp; López-Sáez, 2021)</w:t>
      </w:r>
      <w:r w:rsidRPr="00A13A6C">
        <w:rPr>
          <w:rFonts w:ascii="Times New Roman" w:hAnsi="Times New Roman" w:cs="Times New Roman"/>
        </w:rPr>
        <w:fldChar w:fldCharType="end"/>
      </w:r>
      <w:r w:rsidRPr="00A13A6C">
        <w:rPr>
          <w:rFonts w:ascii="Times New Roman" w:hAnsi="Times New Roman" w:cs="Times New Roman"/>
        </w:rPr>
        <w:t xml:space="preserve">. Climate reconstructions were performed using the Weighted Averaging Partial Least </w:t>
      </w:r>
      <w:r w:rsidRPr="00A13A6C">
        <w:rPr>
          <w:rFonts w:ascii="Times New Roman" w:hAnsi="Times New Roman" w:cs="Times New Roman"/>
        </w:rPr>
        <w:lastRenderedPageBreak/>
        <w:t xml:space="preserve">Squares (WA-PLS) method. </w:t>
      </w:r>
      <w:r w:rsidR="00E32722" w:rsidRPr="00A13A6C">
        <w:rPr>
          <w:rFonts w:ascii="Times New Roman" w:hAnsi="Times New Roman" w:cs="Times New Roman"/>
        </w:rPr>
        <w:t>WA-PLS is a unimodal transfer function that combines weighted averaging with partial least squares regressions to model the relationship between modern pollen composition</w:t>
      </w:r>
      <w:r w:rsidR="00372A49" w:rsidRPr="00A13A6C">
        <w:rPr>
          <w:rFonts w:ascii="Times New Roman" w:hAnsi="Times New Roman" w:cs="Times New Roman"/>
        </w:rPr>
        <w:t xml:space="preserve"> (i.e., relative abundance of species)</w:t>
      </w:r>
      <w:r w:rsidR="00E32722" w:rsidRPr="00A13A6C">
        <w:rPr>
          <w:rFonts w:ascii="Times New Roman" w:hAnsi="Times New Roman" w:cs="Times New Roman"/>
        </w:rPr>
        <w:t xml:space="preserve"> and climatic gradients</w:t>
      </w:r>
      <w:r w:rsidR="00BC1D59" w:rsidRPr="00A13A6C">
        <w:rPr>
          <w:rFonts w:ascii="Times New Roman" w:hAnsi="Times New Roman" w:cs="Times New Roman"/>
        </w:rPr>
        <w:t xml:space="preserve"> </w:t>
      </w:r>
      <w:r w:rsidR="008071D6"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{"citationID":"yyw5mrW4","properties":{"unsorted":false,"formattedCitation":"(Zhang {\\i{}et al.} 2019; Camuera {\\i{}et al.} 2022)","plainCitation":"(Zhang et al. 2019; Camuera et al. 2022)","noteIndex":0},"citationItems":[{"id":458,"uris":["http://zotero.org/users/local/ejn7Sn3P/items/Q5L2CV58"],"itemData":{"id":458,"type":"article-journal","abstract":"The Iberian Peninsula is located at the intersection between the subtropical and temperate climate zones and the paleoclimate records from this region are key to elucidate the varying humidity and changing dominance of atmospheric circulation patterns in the Mediterranean-North African region in the past. Here we present a quantitative hydroclimate reconstruction for the last ca. 200 kyr from southern Iberian Peninsula based on pollen data from the Padul lake sediment record. We use the newly developed Scale-normalized Significant Zero crossing (SnSiZer) method to detect not only the statistically significant precipitation changes but also to estimate the relative magnitude of these oscillations in our reconstruction. We identify six statistically significant main humid phases, termed West Mediterranean Humid Periods (WMHP 1–6). These humid periods correlate with other West/Central Mediterranean paleohydrological records, suggesting that similar climatic factors affected different areas of the Mediterranean. In addition, the WMPHs are roughly coeval with the African Humid Periods (AHPs) during high seasonality, suggesting the same North Atlantic ocean-atmospheric dynamics and orbital forcing as main drivers of both areas. In contrast, during low seasonality periods, the West Mediterranean still appears to be affected by the westerlies and the local Mediterranean rainfall systems with moderate-to-high precipitation, whereas West Africa was characterized by droughts.","container-title":"Scientific Reports","DOI":"10.1038/S41598-022-12047-1;SUBJMETA","issue":"1","page":"1-13","publisher":"Nature Research","title":"Past 200 kyr hydroclimate variability in the western Mediterranean and its connection to the African Humid Periods","volume":"12","author":[{"family":"Camuera","given":"Jon"},{"family":"Ramos-Román","given":"María J."},{"family":"Jiménez-Moreno","given":"Gonzalo"},{"family":"García-Alix","given":"Antonio"},{"family":"Ilvonen","given":"Liisa"},{"family":"Ruha","given":"Leena"},{"family":"Gil-Romera","given":"Graciela"},{"family":"González-Sampériz","given":"Penélope"},{"family":"Seppä","given":"Heikki"}],"issued":{"date-parts":[["2022",12]]}}},{"id":751,"uris":["http://zotero.org/users/local/ejn7Sn3P/items/C8EQXNQT"],"itemData":{"id":751,"type":"article-journal","abstract":"The Younger Dryas event, which was the most recent millennial-scale cold event, had a major impact on the global environment. However, there were substantial regional differences in precipitation during the Younger Dryas. Ningjinpo Lake was formed at the end of Late Pleistocene and was formerly the largest lake in the North China Plain. Its sedimentary record is well suited for studying environmental changes during the Younger Dryas. We used pollen and grain-size analyses of 69 lake sediment samples, combined with 1190 modern surface samples and a radiocarbon chronology, to characterize the processes of vegetation succession and precipitation change during the Younger Dryas and Early Holocene in the Ningjinpo area of North China Plain. The results show that during the Younger Dryas the sediments were relatively coarse-grained and the pollen assemblages were dominated by herb taxa such as Poaceae, Artemisia, and Asteraceae, indicating that the vegetation was mainly meadow steppe or forest meadow, and that the climate was generally dry. The annual average precipitation was ~510 mm, which was ~100 mm lower than today. However, four events of enhanced centennial-scale precipitation are evident in the record, characterized by increases in tree pollen representation: during 12,350–12,250, 12,200–12,100, 11.900–11,800 and 12,650–12,550 cal yr B.P. During these events, precipitation was ~50 mm higher than before and afterwards. In the late part of the Younger Dryas (after 12,100 cal yr B.P.), the representation of tree pollen increased, indicating an increase in forest dominated by Pinus and Betula, and precipitation increased to ~560 mm. After 11,440 cal yr B.P., at the beginning of the Holocene, the arboreal pollen percentages exceeded 60%, indicating that the regional vegetation was dominated by Pinus, Ulmus and Quercus forest, and the annual average precipitation was ~620 mm, which was close to that of today.","container-title":"Quaternary International","DOI":"10.1016/j.quaint.2019.10.017","ISSN":"1040-6182","journalAbbreviation":"Quaternary International","page":"116-125","source":"ScienceDirect","title":"Pollen record of precipitation changes during the Younger Dryas and Early Holocene in the North China Plain","volume":"532","author":[{"family":"Zhang","given":"Wensheng"},{"family":"Fan","given":"Baoshuo"},{"family":"Li","given":"Yuecong"},{"family":"Xu","given":"Qinghai"},{"family":"Li","given":"Bing"},{"family":"Ding","given":"Guoqiang"},{"family":"Zhang","given":"Junfan"}],"issued":{"date-parts":[["2019",11,10]]}}}],"schema":"https://github.com/citation-style-language/schema/raw/master/csl-citation.json"} </w:instrText>
      </w:r>
      <w:r w:rsidR="008071D6" w:rsidRPr="00A13A6C">
        <w:rPr>
          <w:rFonts w:ascii="Times New Roman" w:hAnsi="Times New Roman" w:cs="Times New Roman"/>
        </w:rPr>
        <w:fldChar w:fldCharType="separate"/>
      </w:r>
      <w:r w:rsidR="00AE76CC" w:rsidRPr="00A13A6C">
        <w:rPr>
          <w:rFonts w:ascii="Times New Roman" w:hAnsi="Times New Roman" w:cs="Times New Roman"/>
        </w:rPr>
        <w:t xml:space="preserve">(Zhang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2019; Camuera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2022)</w:t>
      </w:r>
      <w:r w:rsidR="008071D6" w:rsidRPr="00A13A6C">
        <w:rPr>
          <w:rFonts w:ascii="Times New Roman" w:hAnsi="Times New Roman" w:cs="Times New Roman"/>
        </w:rPr>
        <w:fldChar w:fldCharType="end"/>
      </w:r>
      <w:r w:rsidR="00E32722" w:rsidRPr="00A13A6C">
        <w:rPr>
          <w:rFonts w:ascii="Times New Roman" w:hAnsi="Times New Roman" w:cs="Times New Roman"/>
        </w:rPr>
        <w:t>.</w:t>
      </w:r>
      <w:r w:rsidR="004833DE" w:rsidRPr="00A13A6C">
        <w:rPr>
          <w:rFonts w:ascii="Times New Roman" w:hAnsi="Times New Roman" w:cs="Times New Roman"/>
        </w:rPr>
        <w:t xml:space="preserve"> </w:t>
      </w:r>
      <w:r w:rsidR="004B7CAD" w:rsidRPr="00A13A6C">
        <w:rPr>
          <w:rFonts w:ascii="Times New Roman" w:hAnsi="Times New Roman" w:cs="Times New Roman"/>
        </w:rPr>
        <w:t>Modern pollen assemblages were obtained from the European Modern Pollen Database</w:t>
      </w:r>
      <w:r w:rsidR="00BA7CAB" w:rsidRPr="00A13A6C">
        <w:rPr>
          <w:rFonts w:ascii="Times New Roman" w:hAnsi="Times New Roman" w:cs="Times New Roman"/>
        </w:rPr>
        <w:t>, which comprises 8,</w:t>
      </w:r>
      <w:r w:rsidR="00016071" w:rsidRPr="00A13A6C">
        <w:rPr>
          <w:rFonts w:ascii="Times New Roman" w:hAnsi="Times New Roman" w:cs="Times New Roman"/>
        </w:rPr>
        <w:t>338</w:t>
      </w:r>
      <w:r w:rsidR="00BA7CAB" w:rsidRPr="00A13A6C">
        <w:rPr>
          <w:rFonts w:ascii="Times New Roman" w:hAnsi="Times New Roman" w:cs="Times New Roman"/>
        </w:rPr>
        <w:t xml:space="preserve"> samples and </w:t>
      </w:r>
      <w:r w:rsidR="00016071" w:rsidRPr="00A13A6C">
        <w:rPr>
          <w:rFonts w:ascii="Times New Roman" w:hAnsi="Times New Roman" w:cs="Times New Roman"/>
        </w:rPr>
        <w:t>5</w:t>
      </w:r>
      <w:r w:rsidR="00DE006E" w:rsidRPr="00A13A6C">
        <w:rPr>
          <w:rFonts w:ascii="Times New Roman" w:hAnsi="Times New Roman" w:cs="Times New Roman"/>
        </w:rPr>
        <w:t>47</w:t>
      </w:r>
      <w:r w:rsidR="00BA7CAB" w:rsidRPr="00A13A6C">
        <w:rPr>
          <w:rFonts w:ascii="Times New Roman" w:hAnsi="Times New Roman" w:cs="Times New Roman"/>
        </w:rPr>
        <w:t xml:space="preserve"> taxa</w:t>
      </w:r>
      <w:r w:rsidR="004B7CAD" w:rsidRPr="00A13A6C">
        <w:rPr>
          <w:rFonts w:ascii="Times New Roman" w:hAnsi="Times New Roman" w:cs="Times New Roman"/>
        </w:rPr>
        <w:t xml:space="preserve"> </w:t>
      </w:r>
      <w:r w:rsidR="004B7CAD"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{"citationID":"Tupx3MtI","properties":{"unsorted":false,"formattedCitation":"(Chevalier {\\i{}et al.} 2019)","plainCitation":"(Chevalier et al. 2019)","noteIndex":0},"citationItems":[{"id":344,"uris":["http://zotero.org/users/local/ejn7Sn3P/items/7RXEALH4"],"itemData":{"id":344,"type":"article-journal","abstract":"The Eurasian Modern Pollen Database (EMPD) contains modern pollen data (raw counts) for the entire Eurasian continent. Derived from the European Modern Pollen Database, the dataset contains many more samples West of the Ural Mountains. We propose this dataset in three different format: 1/ an Excel spreadsheet, 2/ a PostgreSQL dump and 3/ a SQLite3 portable database format. All three datasets are strictly equivalent. For download see \"Original Version\".","DOI":"10.1594/PANGAEA.909130","publisher":"PANGAEA","title":"Eurasian Modern Pollen Database (former European Modern Pollen Database)","URL":"https://doi.pangaea.de/10.1594/PANGAEA.909130","author":[{"family":"Chevalier","given":"Manuel"},{"family":"Davis","given":"Basil A. S."},{"family":"Sommer","given":"Philipp S."},{"family":"Zanon","given":"Marco"},{"family":"Carter","given":"Vachel A."},{"family":"Phelps","given":"Leanne N."},{"family":"Mauri","given":"Achille"},{"family":"Finsinger","given":"Walter"}],"issued":{"date-parts":[["2019"]]}}}],"schema":"https://github.com/citation-style-language/schema/raw/master/csl-citation.json"} </w:instrText>
      </w:r>
      <w:r w:rsidR="004B7CAD" w:rsidRPr="00A13A6C">
        <w:rPr>
          <w:rFonts w:ascii="Times New Roman" w:hAnsi="Times New Roman" w:cs="Times New Roman"/>
        </w:rPr>
        <w:fldChar w:fldCharType="separate"/>
      </w:r>
      <w:r w:rsidR="00AE76CC" w:rsidRPr="00A13A6C">
        <w:rPr>
          <w:rFonts w:ascii="Times New Roman" w:hAnsi="Times New Roman" w:cs="Times New Roman"/>
        </w:rPr>
        <w:t xml:space="preserve">(Chevalier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2019)</w:t>
      </w:r>
      <w:r w:rsidR="004B7CAD" w:rsidRPr="00A13A6C">
        <w:rPr>
          <w:rFonts w:ascii="Times New Roman" w:hAnsi="Times New Roman" w:cs="Times New Roman"/>
        </w:rPr>
        <w:fldChar w:fldCharType="end"/>
      </w:r>
      <w:r w:rsidR="009009DF" w:rsidRPr="00A13A6C">
        <w:rPr>
          <w:rFonts w:ascii="Times New Roman" w:hAnsi="Times New Roman" w:cs="Times New Roman"/>
        </w:rPr>
        <w:t>,</w:t>
      </w:r>
      <w:r w:rsidR="004B7CAD" w:rsidRPr="00A13A6C">
        <w:rPr>
          <w:rFonts w:ascii="Times New Roman" w:hAnsi="Times New Roman" w:cs="Times New Roman"/>
        </w:rPr>
        <w:t xml:space="preserve"> and associated MAT and MAP values were extracted for each site using their geographic coordinates </w:t>
      </w:r>
      <w:r w:rsidR="009C5502" w:rsidRPr="00A13A6C">
        <w:rPr>
          <w:rFonts w:ascii="Times New Roman" w:hAnsi="Times New Roman" w:cs="Times New Roman"/>
        </w:rPr>
        <w:t>and</w:t>
      </w:r>
      <w:r w:rsidR="004B7CAD" w:rsidRPr="00A13A6C">
        <w:rPr>
          <w:rFonts w:ascii="Times New Roman" w:hAnsi="Times New Roman" w:cs="Times New Roman"/>
        </w:rPr>
        <w:t xml:space="preserve"> the WorldClim dataset </w:t>
      </w:r>
      <w:r w:rsidR="004B7CAD"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{"citationID":"K7Red3wi","properties":{"unsorted":false,"formattedCitation":"(Fick &amp; Hijmans 2017)","plainCitation":"(Fick &amp; Hijmans 2017)","noteIndex":0},"citationItems":[{"id":412,"uris":["http://zotero.org/users/local/ejn7Sn3P/items/J7DHSS2W"],"itemData":{"id":412,"type":"article-journal","abstract":"We created a new dataset of spatially interpolated monthly climate data for global land areas at a very high spatial resolution (approximately 1 km2). We included monthly temperature (minimum, maximum and average), precipitation, solar radiation, vapour pressure and wind speed, aggregated across a target temporal range of 1970–2000, using data from between 9000 and 60 000 weather stations. Weather station data were interpolated using thin-plate splines with covariates including elevation, distance to the coast and three satellite-derived covariates: maximum and minimum land surface temperature as well as cloud cover, obtained with the MODIS satellite platform. Interpolation was done for 23 regions of varying size depending on station density. Satellite data improved prediction accuracy for temperature variables 5–15% (0.07–0.17 °C), particularly for areas with a low station density, although prediction error remained high in such regions for all climate variables. Contributions of satellite covariates were mostly negligible for the other variables, although their importance varied by region. In contrast to the common approach to use a single model formulation for the entire world, we constructed the final product by selecting the best performing model for each region and variable. Global cross-validation correlations were ≥ 0.99 for temperature and humidity, 0.86 for precipitation and 0.76 for wind speed. The fact that most of our climate surface estimates were only marginally improved by use of satellite covariates highlights the importance having a dense, high-quality network of climate station data.","container-title":"International Journal of Climatology","DOI":"10.1002/JOC.5086","issue":"12","page":"4302-4315","publisher":"John Wiley &amp; Sons, Ltd","title":"WorldClim 2: new 1-km spatial resolution climate surfaces for global land areas","volume":"37","author":[{"family":"Fick","given":"Stephen E."},{"family":"Hijmans","given":"Robert J."}],"issued":{"date-parts":[["2017",10]]}}}],"schema":"https://github.com/citation-style-language/schema/raw/master/csl-citation.json"} </w:instrText>
      </w:r>
      <w:r w:rsidR="004B7CAD" w:rsidRPr="00A13A6C">
        <w:rPr>
          <w:rFonts w:ascii="Times New Roman" w:hAnsi="Times New Roman" w:cs="Times New Roman"/>
        </w:rPr>
        <w:fldChar w:fldCharType="separate"/>
      </w:r>
      <w:r w:rsidR="00AE76CC" w:rsidRPr="00A13A6C">
        <w:rPr>
          <w:rFonts w:ascii="Times New Roman" w:hAnsi="Times New Roman" w:cs="Times New Roman"/>
        </w:rPr>
        <w:t>(Fick &amp; Hijmans 2017)</w:t>
      </w:r>
      <w:r w:rsidR="004B7CAD" w:rsidRPr="00A13A6C">
        <w:rPr>
          <w:rFonts w:ascii="Times New Roman" w:hAnsi="Times New Roman" w:cs="Times New Roman"/>
        </w:rPr>
        <w:fldChar w:fldCharType="end"/>
      </w:r>
      <w:r w:rsidR="002E7372" w:rsidRPr="00A13A6C">
        <w:rPr>
          <w:rFonts w:ascii="Times New Roman" w:hAnsi="Times New Roman" w:cs="Times New Roman"/>
        </w:rPr>
        <w:t xml:space="preserve"> (Supplementary Figure 2)</w:t>
      </w:r>
      <w:r w:rsidR="004B7CAD" w:rsidRPr="00A13A6C">
        <w:rPr>
          <w:rFonts w:ascii="Times New Roman" w:hAnsi="Times New Roman" w:cs="Times New Roman"/>
        </w:rPr>
        <w:t>.</w:t>
      </w:r>
      <w:r w:rsidR="009C2391" w:rsidRPr="00A13A6C">
        <w:rPr>
          <w:rFonts w:ascii="Times New Roman" w:hAnsi="Times New Roman" w:cs="Times New Roman"/>
        </w:rPr>
        <w:t xml:space="preserve"> Following previous studies, fossil and modern datasets were harmonised at the genus level to ensure taxonomic consistency and aquatic taxa and rare taxa (&lt;1%) were removed and percentages re-calculated </w:t>
      </w:r>
      <w:r w:rsidR="009C2391"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{"citationID":"3rJbroi5","properties":{"unsorted":false,"formattedCitation":"(Chevalier {\\i{}et al.} 2020; Vidal-Cordasco {\\i{}et al.} 2022)","plainCitation":"(Chevalier et al. 2020; Vidal-Cordasco et al. 2022)","noteIndex":0},"citationItems":[{"id":342,"uris":["http://zotero.org/users/local/ejn7Sn3P/items/ZZ57DFGP"],"itemData":{"id":342,"type":"article-journal","abstract":"Fossil pollen records are well-established indicators of past vegetation changes. The prevalence of pollen across environmental settings including lakes, wetlands, and marine sediments, has made palynology one of the most ubiquitous and valuable tools for studying past environmental and climatic change globally for decades. A complementary research focus has been the development of statistical techniques to derive quantitative estimates of climatic conditions from pollen assemblages. This paper reviews the most commonly used statistical techniques and their rationale and seeks to provide a resource to facilitate their inclusion in more palaeoclimatic research. To this end, we first address the fundamental aspects of fossil pollen data that should be considered when undertaking pollen-based climate reconstructions. We then introduce the range of techniques currently available, the history of their development, and the situations in which they can be best employed. We review the literature on how to define robust calibration datasets, produce high-quality reconstructions, and evaluate climate reconstructions, and suggest methods and products that could be developed to facilitate accessibility and global usability. To continue to foster the development and inclusion of pollen climate reconstruction methods, we promote the development of reporting standards. When established, such standards should 1) enable broader application of climate reconstruction techniques, especially in regions where such methods are currently underused, and 2) enable the evaluation and reproduction of individual reconstructions, structuring them for the evolving open-science era, and optimising the use of fossil pollen data as a vital means for the study of past environmental and climatic variability. We also strongly encourage developers and users of palaeoclimate reconstruction methodologies to make associated programming code publicly available, which will further help disseminate these techniques to interested communities.","container-title":"Earth-Science Reviews","DOI":"10.1016/J.EARSCIREV.2020.103384","page":"103384-103384","publisher":"Elsevier","title":"Pollen-based climate reconstruction techniques for late Quaternary studies","volume":"210","author":[{"family":"Chevalier","given":"Manuel"},{"family":"Davis","given":"Basil A.S."},{"family":"Heiri","given":"Oliver"},{"family":"Seppä","given":"Heikki"},{"family":"Chase","given":"Brian M."},{"family":"Gajewski","given":"Konrad"},{"family":"Lacourse","given":"Terri"},{"family":"Telford","given":"Richard J."},{"family":"Finsinger","given":"Walter"},{"family":"Guiot","given":"Joël"},{"family":"Kühl","given":"Norbert"},{"family":"Maezumi","given":"S. Yoshi"},{"family":"Tipton","given":"John R."},{"family":"Carter","given":"Vachel A."},{"family":"Brussel","given":"Thomas"},{"family":"Phelps","given":"Leanne N."},{"family":"Dawson","given":"Andria"},{"family":"Zanon","given":"Marco"},{"family":"Vallé","given":"Francesca"},{"family":"Nolan","given":"Connor"},{"family":"Mauri","given":"Achille"},{"family":"Vernal","given":"Anne","non-dropping-particle":"de"},{"family":"Izumi","given":"Kenji"},{"family":"Holmström","given":"Lasse"},{"family":"Marsicek","given":"Jeremiah"},{"family":"Goring","given":"Simon"},{"family":"Sommer","given":"Philipp S."},{"family":"Chaput","given":"Michelle"},{"family":"Kupriyanov","given":"Dmitry"}],"issued":{"date-parts":[["2020",11]]}}},{"id":95,"uris":["http://zotero.org/users/local/ejn7Sn3P/items/WRDNG6D5"],"itemData":{"id":95,"type":"article-journal","abstract":"What role did fluctuations play in biomass availability for secondary consumers in the disappearance of Neanderthals and the survival of modern humans? To answer this, we quantify the effects of stadial and interstadial conditions on ecosystem productivity and human spatiotemporal distribution patterns during the Middle to Upper Palaeolithic transition (50,000–30,000 calibrated years before the present) in Iberia. First, we used summed probability distribution, optimal linear estimation and Bayesian age modelling to reconstruct an updated timescale for the transition. Next, we executed a generalized dynamic vegetation model to estimate the net primary productivity. Finally, we developed a macroecological model validated with present-day observations to calculate herbivore abundance. The results indicate that, in the Eurosiberian region, the disappearance of Neanderthal groups was contemporaneous with a significant decrease in the available biomass for secondary consumers, and the arrival of the first Homo sapiens populations coincided with an increase in herbivore carrying capacity. During stadials, the Mediterranean region had the most stable conditions and the highest biomass of medium and medium–large herbivores. These outcomes support an ecological cause for the hiatus between the Mousterian and Aurignacian technocomplexes in Northern Iberia and the longer persistence of Neanderthals in southern latitudes. Quantifying changing climatic effects on ecosystem productivity and human spatiotemporal distributions during the Middle to Upper Palaeolithic transition in Iberia, the authors find evidence that the hiatus between Neanderthal and modern human cultural complexes in North Atlantic Iberia and the longer persistence of Neanderthals in southern latitudes had an ecological cause.","container-title":"Nature Ecology &amp; Evolution 2022 6:11","DOI":"10.1038/s41559-022-01861-5","issue":"11","page":"1644-1657","publisher":"Nature Publishing Group","title":"Ecosystem productivity affected the spatiotemporal disappearance of Neanderthals in Iberia","volume":"6","author":[{"family":"Vidal-Cordasco","given":"M."},{"family":"Ocio","given":"D."},{"family":"Hickler","given":"T."},{"family":"Marín-Arroyo","given":"A. B."}],"issued":{"date-parts":[["2022",9]]}}}],"schema":"https://github.com/citation-style-language/schema/raw/master/csl-citation.json"} </w:instrText>
      </w:r>
      <w:r w:rsidR="009C2391" w:rsidRPr="00A13A6C">
        <w:rPr>
          <w:rFonts w:ascii="Times New Roman" w:hAnsi="Times New Roman" w:cs="Times New Roman"/>
        </w:rPr>
        <w:fldChar w:fldCharType="separate"/>
      </w:r>
      <w:r w:rsidR="00AE76CC" w:rsidRPr="00A13A6C">
        <w:rPr>
          <w:rFonts w:ascii="Times New Roman" w:hAnsi="Times New Roman" w:cs="Times New Roman"/>
        </w:rPr>
        <w:t xml:space="preserve">(Chevalier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2020; Vidal-Cordasco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2022)</w:t>
      </w:r>
      <w:r w:rsidR="009C2391" w:rsidRPr="00A13A6C">
        <w:rPr>
          <w:rFonts w:ascii="Times New Roman" w:hAnsi="Times New Roman" w:cs="Times New Roman"/>
        </w:rPr>
        <w:fldChar w:fldCharType="end"/>
      </w:r>
      <w:r w:rsidR="009C2391" w:rsidRPr="00A13A6C">
        <w:rPr>
          <w:rFonts w:ascii="Times New Roman" w:hAnsi="Times New Roman" w:cs="Times New Roman"/>
        </w:rPr>
        <w:t>.</w:t>
      </w:r>
      <w:r w:rsidR="002D4CED" w:rsidRPr="00A13A6C">
        <w:rPr>
          <w:rFonts w:ascii="Times New Roman" w:hAnsi="Times New Roman" w:cs="Times New Roman"/>
        </w:rPr>
        <w:t xml:space="preserve"> Model performance was assessed using leave-one-out cross-validation. This procedure removes one sample from the training set, fits the model to the remaining data, and predicts the omitted observation</w:t>
      </w:r>
      <w:r w:rsidR="00CC2EA4" w:rsidRPr="00A13A6C">
        <w:rPr>
          <w:rFonts w:ascii="Times New Roman" w:hAnsi="Times New Roman" w:cs="Times New Roman"/>
        </w:rPr>
        <w:t xml:space="preserve">. After the cross-validation test, the </w:t>
      </w:r>
      <w:r w:rsidR="009C2391" w:rsidRPr="00A13A6C">
        <w:rPr>
          <w:rFonts w:ascii="Times New Roman" w:hAnsi="Times New Roman" w:cs="Times New Roman"/>
        </w:rPr>
        <w:t>correlation coefficient (r²) for temperature reconstructions was 0.</w:t>
      </w:r>
      <w:r w:rsidR="00341AB1" w:rsidRPr="00A13A6C">
        <w:rPr>
          <w:rFonts w:ascii="Times New Roman" w:hAnsi="Times New Roman" w:cs="Times New Roman"/>
        </w:rPr>
        <w:t>67</w:t>
      </w:r>
      <w:r w:rsidR="009C2391" w:rsidRPr="00A13A6C">
        <w:rPr>
          <w:rFonts w:ascii="Times New Roman" w:hAnsi="Times New Roman" w:cs="Times New Roman"/>
        </w:rPr>
        <w:t>, with an RMSE of 4.</w:t>
      </w:r>
      <w:r w:rsidR="00485FDA" w:rsidRPr="00A13A6C">
        <w:rPr>
          <w:rFonts w:ascii="Times New Roman" w:hAnsi="Times New Roman" w:cs="Times New Roman"/>
        </w:rPr>
        <w:t>27</w:t>
      </w:r>
      <w:r w:rsidR="009C2391" w:rsidRPr="00A13A6C">
        <w:rPr>
          <w:rFonts w:ascii="Times New Roman" w:hAnsi="Times New Roman" w:cs="Times New Roman"/>
        </w:rPr>
        <w:t xml:space="preserve">. For precipitation, the </w:t>
      </w:r>
      <w:r w:rsidR="009E0DE1" w:rsidRPr="00A13A6C">
        <w:rPr>
          <w:rFonts w:ascii="Times New Roman" w:hAnsi="Times New Roman" w:cs="Times New Roman"/>
        </w:rPr>
        <w:t xml:space="preserve">r² </w:t>
      </w:r>
      <w:r w:rsidR="009C2391" w:rsidRPr="00A13A6C">
        <w:rPr>
          <w:rFonts w:ascii="Times New Roman" w:hAnsi="Times New Roman" w:cs="Times New Roman"/>
        </w:rPr>
        <w:t>was 0.</w:t>
      </w:r>
      <w:r w:rsidR="00115BAA" w:rsidRPr="00A13A6C">
        <w:rPr>
          <w:rFonts w:ascii="Times New Roman" w:hAnsi="Times New Roman" w:cs="Times New Roman"/>
        </w:rPr>
        <w:t>41</w:t>
      </w:r>
      <w:r w:rsidR="009C2391" w:rsidRPr="00A13A6C">
        <w:rPr>
          <w:rFonts w:ascii="Times New Roman" w:hAnsi="Times New Roman" w:cs="Times New Roman"/>
        </w:rPr>
        <w:t xml:space="preserve">, with an RMSE of </w:t>
      </w:r>
      <w:r w:rsidR="00115BAA" w:rsidRPr="00A13A6C">
        <w:rPr>
          <w:rFonts w:ascii="Times New Roman" w:hAnsi="Times New Roman" w:cs="Times New Roman"/>
        </w:rPr>
        <w:t>307.2</w:t>
      </w:r>
      <w:r w:rsidR="00814ECA" w:rsidRPr="00A13A6C">
        <w:rPr>
          <w:rFonts w:ascii="Times New Roman" w:hAnsi="Times New Roman" w:cs="Times New Roman"/>
        </w:rPr>
        <w:t>2</w:t>
      </w:r>
      <w:r w:rsidR="009C2391" w:rsidRPr="00A13A6C">
        <w:rPr>
          <w:rFonts w:ascii="Times New Roman" w:hAnsi="Times New Roman" w:cs="Times New Roman"/>
        </w:rPr>
        <w:t xml:space="preserve">. </w:t>
      </w:r>
    </w:p>
    <w:p w14:paraId="3E43E99C" w14:textId="77777777" w:rsidR="001C106C" w:rsidRPr="00A13A6C" w:rsidRDefault="001C106C" w:rsidP="00C2465E">
      <w:pPr>
        <w:spacing w:line="480" w:lineRule="auto"/>
        <w:rPr>
          <w:rFonts w:ascii="Times New Roman" w:hAnsi="Times New Roman" w:cs="Times New Roman"/>
        </w:rPr>
      </w:pPr>
    </w:p>
    <w:p w14:paraId="414815E8" w14:textId="4F3E3D2D" w:rsidR="003B7211" w:rsidRPr="00A13A6C" w:rsidRDefault="003B7211" w:rsidP="00C2465E">
      <w:pPr>
        <w:spacing w:line="480" w:lineRule="auto"/>
        <w:rPr>
          <w:rFonts w:ascii="Times New Roman" w:hAnsi="Times New Roman" w:cs="Times New Roman"/>
          <w:b/>
          <w:bCs/>
        </w:rPr>
      </w:pPr>
      <w:r w:rsidRPr="00A13A6C">
        <w:rPr>
          <w:rFonts w:ascii="Times New Roman" w:hAnsi="Times New Roman" w:cs="Times New Roman"/>
          <w:b/>
          <w:bCs/>
        </w:rPr>
        <w:t>Land cover simulation</w:t>
      </w:r>
    </w:p>
    <w:p w14:paraId="2916AEEA" w14:textId="007CCA42" w:rsidR="005D49B7" w:rsidRPr="00A13A6C" w:rsidRDefault="00CF600E" w:rsidP="00C2465E">
      <w:pPr>
        <w:spacing w:before="120" w:after="120" w:line="480" w:lineRule="auto"/>
        <w:jc w:val="both"/>
        <w:rPr>
          <w:rFonts w:ascii="Times New Roman" w:hAnsi="Times New Roman" w:cs="Times New Roman"/>
        </w:rPr>
      </w:pPr>
      <w:r w:rsidRPr="00A13A6C">
        <w:rPr>
          <w:rFonts w:ascii="Times New Roman" w:hAnsi="Times New Roman" w:cs="Times New Roman"/>
        </w:rPr>
        <w:t>LPJ-GUESS is a process-based vegetation</w:t>
      </w:r>
      <w:del w:id="99" w:author="Marco Adolfo Vidal Cordasco" w:date="2026-06-27T12:22:00Z" w16du:dateUtc="2026-06-27T11:22:00Z">
        <w:r w:rsidRPr="00A13A6C" w:rsidDel="006B5C8C">
          <w:rPr>
            <w:rFonts w:ascii="Times New Roman" w:hAnsi="Times New Roman" w:cs="Times New Roman"/>
          </w:rPr>
          <w:delText>-terrestrial ecosystem</w:delText>
        </w:r>
      </w:del>
      <w:r w:rsidRPr="00A13A6C">
        <w:rPr>
          <w:rFonts w:ascii="Times New Roman" w:hAnsi="Times New Roman" w:cs="Times New Roman"/>
        </w:rPr>
        <w:t xml:space="preserve"> model that simulates land cover dynamics based on </w:t>
      </w:r>
      <w:r w:rsidR="00FE6905" w:rsidRPr="00A13A6C">
        <w:rPr>
          <w:rFonts w:ascii="Times New Roman" w:hAnsi="Times New Roman" w:cs="Times New Roman"/>
        </w:rPr>
        <w:t>climate conditions</w:t>
      </w:r>
      <w:r w:rsidRPr="00A13A6C">
        <w:rPr>
          <w:rFonts w:ascii="Times New Roman" w:hAnsi="Times New Roman" w:cs="Times New Roman"/>
        </w:rPr>
        <w:t xml:space="preserve"> and soil properties</w:t>
      </w:r>
      <w:r w:rsidR="00FE6905" w:rsidRPr="00A13A6C">
        <w:rPr>
          <w:rFonts w:ascii="Times New Roman" w:hAnsi="Times New Roman" w:cs="Times New Roman"/>
        </w:rPr>
        <w:t xml:space="preserve"> </w:t>
      </w:r>
      <w:r w:rsidR="009A6DBB"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{"citationID":"ZyM3K7SS","properties":{"unsorted":false,"formattedCitation":"(Smith {\\i{}et al.} 2001)","plainCitation":"(Smith et al. 2001)","noteIndex":0},"citationItems":[{"id":802,"uris":["http://zotero.org/users/local/ejn7Sn3P/items/ZMHE9MCG"],"itemData":{"id":802,"type":"article-journal","abstract":"1 Advances in dynamic ecosystem modelling have made a number of different approaches to vegetation dynamics possible. Here we compare two models representing contrasting degrees of abstraction of the processes governing dynamics in real vegetation. 2 Model (a) (GUESS) simulates explicitly growth and competition among individual plants. Differences in crown structure (height, depth, area and LAI) influence relative light uptake by neighbours. Assimilated carbon is allocated individually by each plant to its leaf, fine root and sapwood tissues. Carbon allocation and turnover of sapwood to heartwood in turn govern height and diameter growth. 3 Model (b) (LPJ) incorporates a ‘dynamic global vegetation model’ (DGVM) architecture, simulating growth of populations of plant functional types (PFTs) over a grid cell, integrating individual-level processes over the proportional area (foliar projective cover, FPC) occupied by each PFT. Individual plants are not simulated, but are replaced by explicit parameterizations of their growth and interactions. 4 The models are identical in their representation of core physiological and biogeochemical processes. Both also use the same set of PFTs, corresponding to the major woody plant groups in Europe, plus a grass type. 5 When applied at a range of locations, broadly spanning climatic variation within Europe, both models successfully predicted PFT composition and succession within modern natural vegetation. However, the individual-based model performed better in areas where deciduous and evergreen types coincide, and in areas subject to pronounced seasonal water deficits, which would tend to favour grasses over drought-intolerant trees. 6 Differences in model performance could be traced to their treatment of individual-level processes, in particular light competition and stress-induced mortality. 7 Our results suggest that an explicit individual-based approach to vegetation dynamics may be an advantage in modelling of ecosystem structure and function at the resolution required for regional- to continental-scale studies.","container-title":"Global Ecology and Biogeography","DOI":"10.1046/j.1466-822X.2001.t01-1-00256.x","ISSN":"1466-8238","issue":"6","language":"en","note":"_eprint: https://onlinelibrary.wiley.com/doi/pdf/10.1046/j.1466-822X.2001.t01-1-00256.x","page":"621-637","source":"Wiley Online Library","title":"Representation of vegetation dynamics in the modelling of terrestrial ecosystems: comparing two contrasting approaches within European climate space","title-short":"Representation of vegetation dynamics in the modelling of terrestrial ecosystems","volume":"10","author":[{"family":"Smith","given":"Benjamin"},{"family":"Prentice","given":"I. Colin"},{"family":"Sykes","given":"Martin T."}],"issued":{"date-parts":[["2001"]]}}}],"schema":"https://github.com/citation-style-language/schema/raw/master/csl-citation.json"} </w:instrText>
      </w:r>
      <w:r w:rsidR="009A6DBB" w:rsidRPr="00A13A6C">
        <w:rPr>
          <w:rFonts w:ascii="Times New Roman" w:hAnsi="Times New Roman" w:cs="Times New Roman"/>
        </w:rPr>
        <w:fldChar w:fldCharType="separate"/>
      </w:r>
      <w:r w:rsidR="00AE76CC" w:rsidRPr="00A13A6C">
        <w:rPr>
          <w:rFonts w:ascii="Times New Roman" w:hAnsi="Times New Roman" w:cs="Times New Roman"/>
        </w:rPr>
        <w:t xml:space="preserve">(Smith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2001)</w:t>
      </w:r>
      <w:r w:rsidR="009A6DBB" w:rsidRPr="00A13A6C">
        <w:rPr>
          <w:rFonts w:ascii="Times New Roman" w:hAnsi="Times New Roman" w:cs="Times New Roman"/>
        </w:rPr>
        <w:fldChar w:fldCharType="end"/>
      </w:r>
      <w:r w:rsidRPr="00A13A6C">
        <w:rPr>
          <w:rFonts w:ascii="Times New Roman" w:hAnsi="Times New Roman" w:cs="Times New Roman"/>
        </w:rPr>
        <w:t>. Within each patch, age cohorts of Plant Functional Types (PFTs) compete for light, water and space</w:t>
      </w:r>
      <w:r w:rsidR="005D49B7" w:rsidRPr="00A13A6C">
        <w:rPr>
          <w:rFonts w:ascii="Times New Roman" w:hAnsi="Times New Roman" w:cs="Times New Roman"/>
        </w:rPr>
        <w:t xml:space="preserve"> while</w:t>
      </w:r>
      <w:r w:rsidRPr="00A13A6C">
        <w:rPr>
          <w:rFonts w:ascii="Times New Roman" w:hAnsi="Times New Roman" w:cs="Times New Roman"/>
        </w:rPr>
        <w:t xml:space="preserve"> </w:t>
      </w:r>
      <w:r w:rsidR="005D49B7" w:rsidRPr="00A13A6C">
        <w:rPr>
          <w:rFonts w:ascii="Times New Roman" w:hAnsi="Times New Roman" w:cs="Times New Roman"/>
        </w:rPr>
        <w:t>k</w:t>
      </w:r>
      <w:r w:rsidRPr="00A13A6C">
        <w:rPr>
          <w:rFonts w:ascii="Times New Roman" w:hAnsi="Times New Roman" w:cs="Times New Roman"/>
        </w:rPr>
        <w:t xml:space="preserve">ey processes such as photosynthesis, respiration, phenology, soil carbon and nitrogen cycling, and hydrology are simulated. Each PFT is characterised by specific bioclimatic niche, growth form, leaf phenology, photosynthetic pathway and life history traits. </w:t>
      </w:r>
      <w:r w:rsidR="005D49B7" w:rsidRPr="00A13A6C">
        <w:rPr>
          <w:rFonts w:ascii="Times New Roman" w:hAnsi="Times New Roman" w:cs="Times New Roman"/>
        </w:rPr>
        <w:t xml:space="preserve">Accordingly, </w:t>
      </w:r>
      <w:r w:rsidRPr="00A13A6C">
        <w:rPr>
          <w:rFonts w:ascii="Times New Roman" w:hAnsi="Times New Roman" w:cs="Times New Roman"/>
        </w:rPr>
        <w:t xml:space="preserve">population dynamics of each PFT are determined by competition for light, space and soil resources in each of a number of replicate patches for each simulated grid cell. </w:t>
      </w:r>
    </w:p>
    <w:p w14:paraId="357553FB" w14:textId="517551AB" w:rsidR="005D49B7" w:rsidRPr="00A13A6C" w:rsidDel="0046071E" w:rsidRDefault="00CF600E" w:rsidP="00C2465E">
      <w:pPr>
        <w:spacing w:before="120" w:after="120" w:line="480" w:lineRule="auto"/>
        <w:jc w:val="both"/>
        <w:rPr>
          <w:del w:id="100" w:author="Marco Adolfo Vidal Cordasco" w:date="2026-06-27T12:28:00Z" w16du:dateUtc="2026-06-27T11:28:00Z"/>
          <w:rFonts w:ascii="Times New Roman" w:hAnsi="Times New Roman" w:cs="Times New Roman"/>
        </w:rPr>
      </w:pPr>
      <w:r w:rsidRPr="00A13A6C">
        <w:rPr>
          <w:rFonts w:ascii="Times New Roman" w:hAnsi="Times New Roman" w:cs="Times New Roman"/>
        </w:rPr>
        <w:t xml:space="preserve">In this study, </w:t>
      </w:r>
      <w:r w:rsidR="005D49B7" w:rsidRPr="00A13A6C">
        <w:rPr>
          <w:rFonts w:ascii="Times New Roman" w:hAnsi="Times New Roman" w:cs="Times New Roman"/>
        </w:rPr>
        <w:t xml:space="preserve">LPJ-GUESS was run in cohort mode to compute Net Primary Productivity (NPP) of each PFT in Verdeospesoa. We used the </w:t>
      </w:r>
      <w:ins w:id="101" w:author="Marco Adolfo Vidal Cordasco" w:date="2026-06-27T12:23:00Z" w16du:dateUtc="2026-06-27T11:23:00Z">
        <w:r w:rsidR="00BC2A6E">
          <w:rPr>
            <w:rFonts w:ascii="Times New Roman" w:hAnsi="Times New Roman" w:cs="Times New Roman"/>
          </w:rPr>
          <w:t xml:space="preserve">general </w:t>
        </w:r>
      </w:ins>
      <w:r w:rsidR="00607D59" w:rsidRPr="00A13A6C">
        <w:rPr>
          <w:rFonts w:ascii="Times New Roman" w:hAnsi="Times New Roman" w:cs="Times New Roman"/>
        </w:rPr>
        <w:t>wetland</w:t>
      </w:r>
      <w:r w:rsidR="005D49B7" w:rsidRPr="00A13A6C">
        <w:rPr>
          <w:rFonts w:ascii="Times New Roman" w:hAnsi="Times New Roman" w:cs="Times New Roman"/>
        </w:rPr>
        <w:t xml:space="preserve"> PFTs described in</w:t>
      </w:r>
      <w:r w:rsidR="0084700B" w:rsidRPr="00A13A6C">
        <w:rPr>
          <w:rFonts w:ascii="Times New Roman" w:hAnsi="Times New Roman" w:cs="Times New Roman"/>
        </w:rPr>
        <w:t xml:space="preserve"> previous studies</w:t>
      </w:r>
      <w:r w:rsidR="00A02FF2" w:rsidRPr="00A13A6C">
        <w:rPr>
          <w:rFonts w:ascii="Times New Roman" w:hAnsi="Times New Roman" w:cs="Times New Roman"/>
        </w:rPr>
        <w:t xml:space="preserve"> </w:t>
      </w:r>
      <w:r w:rsidR="00A02FF2" w:rsidRPr="00A13A6C">
        <w:rPr>
          <w:rFonts w:ascii="Times New Roman" w:hAnsi="Times New Roman" w:cs="Times New Roman"/>
        </w:rPr>
        <w:fldChar w:fldCharType="begin"/>
      </w:r>
      <w:r w:rsidR="00AD05A2" w:rsidRPr="00A13A6C">
        <w:rPr>
          <w:rFonts w:ascii="Times New Roman" w:hAnsi="Times New Roman" w:cs="Times New Roman"/>
        </w:rPr>
        <w:instrText xml:space="preserve"> ADDIN ZOTERO_ITEM CSL_CITATION {"citationID":"xCQlISXg","properties":{"unsorted":false,"formattedCitation":"(Wolf {\\i{}et al.} 2008; Miller &amp; Smith 2012; Chaudhary {\\i{}et al.} 2017; Lagergren {\\i{}et al.} 2024)","plainCitation":"(Wolf et al. 2008; Miller &amp; Smith 2012; Chaudhary et al. 2017; Lagergren et al. 2024)","noteIndex":0},"citationItems":[{"id":871,"uris":["http://zotero.org/users/local/ejn7Sn3P/items/PU5RG4UR"],"itemData":{"id":871,"type":"article-journal","abstract":"The dynamic vegetation model (LPJ-GUESS) is used to project transient impacts of changes in climate on vegetation of the Barents Region. We incorporate additional plant functional types, i.e. shrubs and defined different types of open ground vegetation, to improve the representation of arctic vegetation in the global model. We use future climate projections as well as control climate data for 1981–2000 from a regional climate model (REMO) that assumes a development of atmospheric CO2-concentration according to the B2-SRES scenario [IPCC, Climate Change 2001: The scientific basis. Contribution working group I to the Third assessment report of the IPCC. Cambridge University Press, Cambridge (2001)]. The model showed a generally good fit with observed data, both qualitatively when model outputs were compared to vegetation maps and quantitatively when compared with observations of biomass, NPP and LAI. The main discrepancy between the model output and observed vegetation is the overestimation of forest abundance for the northern parts of the Kola Peninsula that cannot be explained by climatic factors alone. Over the next hundred years, the model predicted an increase in boreal needle leaved evergreen forest, as extensions northwards and upwards in mountain areas, and as an increase in biomass, NPP and LAI. The model also projected that shade-intolerant broadleaved summergreen trees will be found further north and higher up in the mountain areas. Surprisingly, shrublands will decrease in extent as they are replaced by forest at their southern margins and restricted to areas high up in the mountains and to areas in northern Russia. Open ground vegetation will largely disappear in the Scandinavian mountains. Also counter-intuitively, tundra will increase in abundance due to the occupation of previously unvegetated areas in the northern part of the Barents Region. Spring greening will occur earlier and LAI will increase. Consequently, albedo will decrease both in summer and winter time, particularly in the Scandinavian mountains (by up to 18%). Although this positive feedback to climate could be offset to some extent by increased CO2 drawdown from vegetation, increasing soil respiration results in NEE close to zero, so we cannot conclude to what extent or whether the Barents Region will become a source or a sink of CO2.","container-title":"Climatic Change","DOI":"10.1007/s10584-007-9342-4","ISSN":"1573-1480","issue":"1","journalAbbreviation":"Climatic Change","language":"en","page":"51-73","source":"Springer Link","title":"Future changes in vegetation and ecosystem function of the Barents Region","volume":"87","author":[{"family":"Wolf","given":"Annett"},{"family":"Callaghan","given":"Terry V."},{"family":"Larson","given":"Karin"}],"issued":{"date-parts":[["2008",3,1]]}}},{"id":869,"uris":["http://zotero.org/users/local/ejn7Sn3P/items/C5THEDYH"],"itemData":{"id":869,"type":"article-journal","abstract":"The Arctic land area has warmed by &gt;1 °C in the last 30 years and there is evidence that this has led to increased productivity and stature of tundra vegetation and reduced albedo, effecting a positive (amplifying) feedback to climate warming. We applied an individual-based dynamic vegetation model over the Arctic forced by observed climate and atmospheric CO2 for 1980–2006. Averaged over the study area, the model simulated increases in primary production and leaf area index, and an increasing representation of shrubs and trees in vegetation. The main underlying mechanism was a warming-driven increase in growing season length, enhancing the production of shrubs and trees to the detriment of shaded ground-level vegetation. The simulated vegetation changes were estimated to correspond to a 1.75 % decline in snow-season albedo. Implications for modelling future climate impacts on Arctic ecosystems and for the incorporation of biogeophysical feedback mechanisms in Arctic system models are discussed.","container-title":"AMBIO","DOI":"10.1007/s13280-012-0306-1","ISSN":"1654-7209","issue":"3","journalAbbreviation":"AMBIO","language":"en","page":"281-291","source":"Springer Link","title":"Modelling Tundra Vegetation Response to Recent Arctic Warming","volume":"41","author":[{"family":"Miller","given":"Paul A."},{"family":"Smith","given":"Benjamin"}],"issued":{"date-parts":[["2012",7,1]]}}},{"id":805,"uris":["http://zotero.org/users/local/ejn7Sn3P/items/HPQXUY54"],"itemData":{"id":805,"type":"article-journal","abstract":"Dynamic global vegetation models (DGVMs) are designed for the study of past, present and future vegetation patterns together with associated biogeochemical cycles and climate feedbacks. However, most DGVMs do not yet have detailed representations of permafrost and non-permafrost peatlands, which are an important store of carbon, particularly at high latitudes. We demonstrate a new implementation of peatland dynamics in a customized Arctic version of the LPJ-GUESS DGVM, simulating the long-term evolution of selected northern peatland ecosystems and assessing the effect of changing climate on peatland carbon balance. Our approach employs a dynamic multi-layer soil with representation of freeze–thaw processes and litter inputs from a dynamically varying mixture of the main peatland plant functional types: mosses, shrubs and graminoids. The model was calibrated and tested for a sub-Arctic mire in Stordalen, Sweden, and validated at a temperate bog site in Mer Bleue, Canada. A regional evaluation of simulated carbon fluxes, hydrology and vegetation dynamics encompassed additional locations spread across Scandinavia. Simulated peat accumulation was found to be generally consistent with published data and the model was able to capture reported long-term vegetation dynamics, water table position and carbon fluxes. A series of sensitivity experiments were carried out to investigate the vulnerability of high-latitude peatlands to climate change. We found that the Stordalen mire may be expected to sequester more carbon in the first half of the 21st century due to milder and wetter climate conditions, a longer growing season, and the CO2 fertilization effect, turning into a carbon source after mid-century because of higher decomposition rates in response to warming soils.","container-title":"Biogeosciences","DOI":"10.5194/bg-14-2571-2017","ISSN":"1726-4170","issue":"10","language":"English","page":"2571-2596","publisher":"Copernicus GmbH","source":"Copernicus Online Journals","title":"Modelling Holocene peatland dynamics with an individual-based dynamic vegetation model","volume":"14","author":[{"family":"Chaudhary","given":"Nitin"},{"family":"Miller","given":"Paul A."},{"family":"Smith","given":"Benjamin"}],"issued":{"date-parts":[["2017",5,19]]}}},{"id":873,"uris":["http://zotero.org/users/local/ejn7Sn3P/items/ALK9YLWJ"],"itemData":{"id":873,"type":"article-journal","abstract":"The Fennoscandian boreal and mountain regions harbour a wide range of vegetation types, from boreal forest to high alpine tundra and barren soils. The area is facing a rise in air temperature above the global average and changes in temperature and precipitation patterns. This is expected to alter the Fennoscandian vegetation composition and change the conditions for areal land use such as forestry, tourism and reindeer husbandry. In this study we used a unique high-resolution (3 km) climate scenario with considerable warming resulting from strongly increasing carbon dioxide emissions to investigate how climate change can alter the vegetation composition, biodiversity and availability of suitable reindeer forage. Using a dynamical vegetation model, including a new implementation of potential reindeer grazing, resulted in simulated vegetation maps of unprecedented high resolution for such a long time period and spatial extent. The results were evaluated at the local scale using vegetation inventories and for the whole area against satellite-based vegetation maps. A deeper analysis of vegetation shifts related to statistics of threatened species was performed in six “hotspot” areas containing records of rare and threatened species. In this high-emission scenario, the simulations show dramatic shifts in the vegetation composition, accelerating at the end of the century. Alarmingly, the results suggest the southern mountain alpine region in Sweden will be completely covered by forests at the end of the 21st century, making preservation of many rare and threatened species impossible. In the northern alpine regions, most vegetation types will persist but shift to higher elevations with reduced areal extent, endangering vulnerable species. Simulated potential for reindeer grazing indicates latitudinal differences, with higher potential in the south in the current climate. In the future these differences will diminish, as the potentials will increase in the north, especially for the summer grazing grounds. These combined results suggest significant shifts in vegetation composition over the present century for this scenario, with large implications for nature conservation, reindeer husbandry and forestry.","container-title":"Biogeosciences","DOI":"10.5194/bg-21-1093-2024","ISSN":"1726-4170","issue":"5","language":"English","page":"1093-1116","publisher":"Copernicus GmbH","source":"Copernicus Online Journals","title":"Kilometre-scale simulations over Fennoscandia reveal a large loss of tundra due to climate warming","volume":"21","author":[{"family":"Lagergren","given":"Fredrik"},{"family":"Björk","given":"Robert G."},{"family":"Andersson","given":"Camilla"},{"family":"Belušić","given":"Danijel"},{"family":"Björkman","given":"Mats P."},{"family":"Kjellström","given":"Erik"},{"family":"Lind","given":"Petter"},{"family":"Lindstedt","given":"David"},{"family":"Olenius","given":"Tinja"},{"family":"Pleijel","given":"Håkan"},{"family":"Rosqvist","given":"Gunhild"},{"family":"Miller","given":"Paul A."}],"issued":{"date-parts":[["2024",3,5]]}}}],"schema":"https://github.com/citation-style-language/schema/raw/master/csl-citation.json"} </w:instrText>
      </w:r>
      <w:r w:rsidR="00A02FF2" w:rsidRPr="00A13A6C">
        <w:rPr>
          <w:rFonts w:ascii="Times New Roman" w:hAnsi="Times New Roman" w:cs="Times New Roman"/>
        </w:rPr>
        <w:fldChar w:fldCharType="separate"/>
      </w:r>
      <w:r w:rsidR="00AD05A2" w:rsidRPr="00A13A6C">
        <w:rPr>
          <w:rFonts w:ascii="Times New Roman" w:hAnsi="Times New Roman" w:cs="Times New Roman"/>
        </w:rPr>
        <w:t xml:space="preserve">(Wolf </w:t>
      </w:r>
      <w:r w:rsidR="00AD05A2" w:rsidRPr="00A13A6C">
        <w:rPr>
          <w:rFonts w:ascii="Times New Roman" w:hAnsi="Times New Roman" w:cs="Times New Roman"/>
          <w:i/>
          <w:iCs/>
        </w:rPr>
        <w:t>et al.</w:t>
      </w:r>
      <w:r w:rsidR="00AD05A2" w:rsidRPr="00A13A6C">
        <w:rPr>
          <w:rFonts w:ascii="Times New Roman" w:hAnsi="Times New Roman" w:cs="Times New Roman"/>
        </w:rPr>
        <w:t xml:space="preserve"> 2008; Miller &amp; Smith 2012; Chaudhary </w:t>
      </w:r>
      <w:r w:rsidR="00AD05A2" w:rsidRPr="00A13A6C">
        <w:rPr>
          <w:rFonts w:ascii="Times New Roman" w:hAnsi="Times New Roman" w:cs="Times New Roman"/>
          <w:i/>
          <w:iCs/>
        </w:rPr>
        <w:t>et al.</w:t>
      </w:r>
      <w:r w:rsidR="00AD05A2" w:rsidRPr="00A13A6C">
        <w:rPr>
          <w:rFonts w:ascii="Times New Roman" w:hAnsi="Times New Roman" w:cs="Times New Roman"/>
        </w:rPr>
        <w:t xml:space="preserve"> 2017; Lagergren </w:t>
      </w:r>
      <w:r w:rsidR="00AD05A2" w:rsidRPr="00A13A6C">
        <w:rPr>
          <w:rFonts w:ascii="Times New Roman" w:hAnsi="Times New Roman" w:cs="Times New Roman"/>
          <w:i/>
          <w:iCs/>
        </w:rPr>
        <w:t>et al.</w:t>
      </w:r>
      <w:r w:rsidR="00AD05A2" w:rsidRPr="00A13A6C">
        <w:rPr>
          <w:rFonts w:ascii="Times New Roman" w:hAnsi="Times New Roman" w:cs="Times New Roman"/>
        </w:rPr>
        <w:t xml:space="preserve"> 2024)</w:t>
      </w:r>
      <w:r w:rsidR="00A02FF2" w:rsidRPr="00A13A6C">
        <w:rPr>
          <w:rFonts w:ascii="Times New Roman" w:hAnsi="Times New Roman" w:cs="Times New Roman"/>
        </w:rPr>
        <w:fldChar w:fldCharType="end"/>
      </w:r>
      <w:r w:rsidR="00A02FF2" w:rsidRPr="00A13A6C">
        <w:rPr>
          <w:rFonts w:ascii="Times New Roman" w:hAnsi="Times New Roman" w:cs="Times New Roman"/>
        </w:rPr>
        <w:t xml:space="preserve"> </w:t>
      </w:r>
      <w:r w:rsidR="00A02FF2" w:rsidRPr="00A13A6C">
        <w:rPr>
          <w:rFonts w:ascii="Times New Roman" w:hAnsi="Times New Roman" w:cs="Times New Roman"/>
        </w:rPr>
        <w:lastRenderedPageBreak/>
        <w:t xml:space="preserve">(Supplementary Table </w:t>
      </w:r>
      <w:r w:rsidR="007F0E8F" w:rsidRPr="00A13A6C">
        <w:rPr>
          <w:rFonts w:ascii="Times New Roman" w:hAnsi="Times New Roman" w:cs="Times New Roman"/>
        </w:rPr>
        <w:t>1</w:t>
      </w:r>
      <w:r w:rsidR="00A02FF2" w:rsidRPr="00A13A6C">
        <w:rPr>
          <w:rFonts w:ascii="Times New Roman" w:hAnsi="Times New Roman" w:cs="Times New Roman"/>
        </w:rPr>
        <w:t>)</w:t>
      </w:r>
      <w:r w:rsidR="005D49B7" w:rsidRPr="00A13A6C">
        <w:rPr>
          <w:rFonts w:ascii="Times New Roman" w:hAnsi="Times New Roman" w:cs="Times New Roman"/>
        </w:rPr>
        <w:t xml:space="preserve">. </w:t>
      </w:r>
      <w:r w:rsidR="00A02FF2" w:rsidRPr="00A13A6C">
        <w:rPr>
          <w:rFonts w:ascii="Times New Roman" w:hAnsi="Times New Roman" w:cs="Times New Roman"/>
        </w:rPr>
        <w:t>For each grid cell, 100 replicate patches with an area of 0.1 ha were simulated. All simulations were initiali</w:t>
      </w:r>
      <w:r w:rsidR="00384EEC" w:rsidRPr="00A13A6C">
        <w:rPr>
          <w:rFonts w:ascii="Times New Roman" w:hAnsi="Times New Roman" w:cs="Times New Roman"/>
        </w:rPr>
        <w:t>s</w:t>
      </w:r>
      <w:r w:rsidR="00A02FF2" w:rsidRPr="00A13A6C">
        <w:rPr>
          <w:rFonts w:ascii="Times New Roman" w:hAnsi="Times New Roman" w:cs="Times New Roman"/>
        </w:rPr>
        <w:t>ed with bare ground conditions (no biomass</w:t>
      </w:r>
      <w:r w:rsidR="00EE7AB8" w:rsidRPr="00A13A6C">
        <w:rPr>
          <w:rFonts w:ascii="Times New Roman" w:hAnsi="Times New Roman" w:cs="Times New Roman"/>
        </w:rPr>
        <w:t>),</w:t>
      </w:r>
      <w:r w:rsidR="00A02FF2" w:rsidRPr="00A13A6C">
        <w:rPr>
          <w:rFonts w:ascii="Times New Roman" w:hAnsi="Times New Roman" w:cs="Times New Roman"/>
        </w:rPr>
        <w:t xml:space="preserve"> and the model was spun up for 500 years until the simulated vegetation was in approximate equilibrium. </w:t>
      </w:r>
      <w:r w:rsidR="00D3635B" w:rsidRPr="00A13A6C">
        <w:rPr>
          <w:rFonts w:ascii="Times New Roman" w:hAnsi="Times New Roman" w:cs="Times New Roman"/>
        </w:rPr>
        <w:t xml:space="preserve">The spin-up phase used monthly climate inputs derived from the first 30 years of the simulated period, which were repeated. Subsequently, the model was run </w:t>
      </w:r>
      <w:del w:id="102" w:author="Marco Adolfo Vidal Cordasco" w:date="2026-06-27T12:24:00Z" w16du:dateUtc="2026-06-27T11:24:00Z">
        <w:r w:rsidR="00D3635B" w:rsidRPr="00A13A6C" w:rsidDel="00BC2A6E">
          <w:rPr>
            <w:rFonts w:ascii="Times New Roman" w:hAnsi="Times New Roman" w:cs="Times New Roman"/>
          </w:rPr>
          <w:delText>at monthly resolution covering</w:delText>
        </w:r>
      </w:del>
      <w:ins w:id="103" w:author="Marco Adolfo Vidal Cordasco" w:date="2026-06-27T12:24:00Z" w16du:dateUtc="2026-06-27T11:24:00Z">
        <w:r w:rsidR="00BC2A6E">
          <w:rPr>
            <w:rFonts w:ascii="Times New Roman" w:hAnsi="Times New Roman" w:cs="Times New Roman"/>
          </w:rPr>
          <w:t>for</w:t>
        </w:r>
      </w:ins>
      <w:r w:rsidR="00D3635B" w:rsidRPr="00A13A6C">
        <w:rPr>
          <w:rFonts w:ascii="Times New Roman" w:hAnsi="Times New Roman" w:cs="Times New Roman"/>
        </w:rPr>
        <w:t xml:space="preserve"> the interval </w:t>
      </w:r>
      <w:del w:id="104" w:author="Marco Adolfo Vidal Cordasco" w:date="2026-06-27T12:24:00Z" w16du:dateUtc="2026-06-27T11:24:00Z">
        <w:r w:rsidR="00D3635B" w:rsidRPr="00A13A6C" w:rsidDel="00BC2A6E">
          <w:rPr>
            <w:rFonts w:ascii="Times New Roman" w:hAnsi="Times New Roman" w:cs="Times New Roman"/>
          </w:rPr>
          <w:delText xml:space="preserve">from </w:delText>
        </w:r>
      </w:del>
      <w:ins w:id="105" w:author="Marco Adolfo Vidal Cordasco" w:date="2026-06-27T12:24:00Z" w16du:dateUtc="2026-06-27T11:24:00Z">
        <w:r w:rsidR="00BC2A6E">
          <w:rPr>
            <w:rFonts w:ascii="Times New Roman" w:hAnsi="Times New Roman" w:cs="Times New Roman"/>
          </w:rPr>
          <w:t>between</w:t>
        </w:r>
        <w:r w:rsidR="00BC2A6E" w:rsidRPr="00A13A6C">
          <w:rPr>
            <w:rFonts w:ascii="Times New Roman" w:hAnsi="Times New Roman" w:cs="Times New Roman"/>
          </w:rPr>
          <w:t xml:space="preserve"> </w:t>
        </w:r>
      </w:ins>
      <w:r w:rsidR="00D3635B" w:rsidRPr="00A13A6C">
        <w:rPr>
          <w:rFonts w:ascii="Times New Roman" w:hAnsi="Times New Roman" w:cs="Times New Roman"/>
        </w:rPr>
        <w:t xml:space="preserve">25 </w:t>
      </w:r>
      <w:ins w:id="106" w:author="Marco Adolfo Vidal Cordasco" w:date="2026-06-27T12:24:00Z" w16du:dateUtc="2026-06-27T11:24:00Z">
        <w:r w:rsidR="00BC2A6E">
          <w:rPr>
            <w:rFonts w:ascii="Times New Roman" w:hAnsi="Times New Roman" w:cs="Times New Roman"/>
          </w:rPr>
          <w:t>and</w:t>
        </w:r>
      </w:ins>
      <w:del w:id="107" w:author="Marco Adolfo Vidal Cordasco" w:date="2026-06-27T12:24:00Z" w16du:dateUtc="2026-06-27T11:24:00Z">
        <w:r w:rsidR="00D3635B" w:rsidRPr="00A13A6C" w:rsidDel="00BC2A6E">
          <w:rPr>
            <w:rFonts w:ascii="Times New Roman" w:hAnsi="Times New Roman" w:cs="Times New Roman"/>
          </w:rPr>
          <w:delText>to</w:delText>
        </w:r>
      </w:del>
      <w:r w:rsidR="00D3635B" w:rsidRPr="00A13A6C">
        <w:rPr>
          <w:rFonts w:ascii="Times New Roman" w:hAnsi="Times New Roman" w:cs="Times New Roman"/>
        </w:rPr>
        <w:t xml:space="preserve"> 9 k</w:t>
      </w:r>
      <w:ins w:id="108" w:author="Marco Adolfo Vidal Cordasco" w:date="2026-06-27T12:24:00Z" w16du:dateUtc="2026-06-27T11:24:00Z">
        <w:r w:rsidR="00BC2A6E">
          <w:rPr>
            <w:rFonts w:ascii="Times New Roman" w:hAnsi="Times New Roman" w:cs="Times New Roman"/>
          </w:rPr>
          <w:t xml:space="preserve"> </w:t>
        </w:r>
      </w:ins>
      <w:r w:rsidR="00D3635B" w:rsidRPr="00A13A6C">
        <w:rPr>
          <w:rFonts w:ascii="Times New Roman" w:hAnsi="Times New Roman" w:cs="Times New Roman"/>
        </w:rPr>
        <w:t>yr</w:t>
      </w:r>
      <w:ins w:id="109" w:author="Marco Adolfo Vidal Cordasco" w:date="2026-06-27T12:24:00Z" w16du:dateUtc="2026-06-27T11:24:00Z">
        <w:r w:rsidR="00BC2A6E">
          <w:rPr>
            <w:rFonts w:ascii="Times New Roman" w:hAnsi="Times New Roman" w:cs="Times New Roman"/>
          </w:rPr>
          <w:t>s</w:t>
        </w:r>
      </w:ins>
      <w:r w:rsidR="00D3635B" w:rsidRPr="00A13A6C">
        <w:rPr>
          <w:rFonts w:ascii="Times New Roman" w:hAnsi="Times New Roman" w:cs="Times New Roman"/>
        </w:rPr>
        <w:t xml:space="preserve"> BP</w:t>
      </w:r>
      <w:r w:rsidR="00673093" w:rsidRPr="00A13A6C">
        <w:rPr>
          <w:rFonts w:ascii="Times New Roman" w:hAnsi="Times New Roman" w:cs="Times New Roman"/>
        </w:rPr>
        <w:t xml:space="preserve"> (Supplementary Table 2).</w:t>
      </w:r>
      <w:r w:rsidR="00D3635B" w:rsidRPr="00A13A6C">
        <w:rPr>
          <w:rFonts w:ascii="Times New Roman" w:hAnsi="Times New Roman" w:cs="Times New Roman"/>
        </w:rPr>
        <w:t xml:space="preserve"> </w:t>
      </w:r>
      <w:r w:rsidR="005D49B7" w:rsidRPr="00A13A6C">
        <w:rPr>
          <w:rFonts w:ascii="Times New Roman" w:hAnsi="Times New Roman" w:cs="Times New Roman"/>
        </w:rPr>
        <w:t xml:space="preserve">Paleoclimate drivers used as input were obtained from </w:t>
      </w:r>
      <w:r w:rsidR="00922FE8" w:rsidRPr="00A13A6C">
        <w:rPr>
          <w:rFonts w:ascii="Times New Roman" w:hAnsi="Times New Roman" w:cs="Times New Roman"/>
        </w:rPr>
        <w:t>three different general circulation models</w:t>
      </w:r>
      <w:r w:rsidR="000B5292" w:rsidRPr="00A13A6C">
        <w:rPr>
          <w:rFonts w:ascii="Times New Roman" w:hAnsi="Times New Roman" w:cs="Times New Roman"/>
        </w:rPr>
        <w:t xml:space="preserve"> </w:t>
      </w:r>
      <w:r w:rsidR="00922FE8"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{"citationID":"BVENKIGv","properties":{"unsorted":false,"formattedCitation":"(Armstrong {\\i{}et al.} 2019; Beyer {\\i{}et al.} 2020; Krapp {\\i{}et al.} 2021)","plainCitation":"(Armstrong et al. 2019; Beyer et al. 2020; Krapp et al. 2021)","noteIndex":0},"citationItems":[{"id":284,"uris":["http://zotero.org/users/local/ejn7Sn3P/items/D4AWNTGA"],"itemData":{"id":284,"type":"article-journal","abstract":"We present a continuous land-based climate reconstruction dataset extending back 60 kyr from 0 BP (1950) at 0.5° resolution on a monthly timestep for 0°N to 90°N. It has been generated from 42 discrete snapshot simulations using the HadCM3B-M2.1 coupled general circulation model. We incorporate Dansgaard-Oeschger (DO) and Heinrich events to represent millennial scale variability, based on a temperature reconstruction from Greenland ice-cores, with a spatial fingerprint based on a freshwater hosing simulation with HadCM3B-M2.1. Interannual variability is also added and derived from the initial snapshot simulations. Model output has been downscaled to 0.5° resolution (using simple bilinear interpolation) and bias corrected. Here we present surface air temperature, precipitation, incoming shortwave energy, minimum monthly temperature, snow depth, wind chill and number of rainy days per month. This is one of the first open access climate datasets of this kind and can be used to study the impact of millennial to orbital-scale climate change on terrestrial greenhouse gas cycling, northern extra-tropical vegetation, and megaflora and megafauna population dynamics.","container-title":"Scientific Data","DOI":"10.1038/S41597-019-0277-1;SUBJMETA=106,1108,2786,413,694,704;KWRD=CLIMATE+AND+EARTH+SYSTEM+MODELLING,PALAEOCLIMATE,PROJECTION+AND+PREDICTION","issue":"1","page":"1-16","publisher":"Nature Research","title":"A simulated Northern Hemisphere terrestrial climate dataset for the past 60,000 years","volume":"6","author":[{"family":"Armstrong","given":"Edward"},{"family":"Hopcroft","given":"Peter O."},{"family":"Valdes","given":"Paul J."}],"issued":{"date-parts":[["2019",12]]}}},{"id":285,"uris":["http://zotero.org/users/local/ejn7Sn3P/items/HF2EQJD6"],"itemData":{"id":285,"type":"article-journal","abstract":"The variability of climate has profoundly impacted a wide range of macroecological processes in the Late Quaternary. Our understanding of these has greatly benefited from palaeoclimate simulations, however, high-quality reconstructions of ecologically relevant climatic variables have thus far been limited to a few selected time periods. Here, we present a 0.5° resolution bias-corrected dataset of global monthly temperature, precipitation, cloud cover, relative humidity and wind speed, 17 bioclimatic variables, annual net primary productivity, leaf area index and biomes, covering the last 120,000 years at a temporal resolution of 1,000–2,000 years. We combined medium-resolution HadCM3 climate simulations of the last 120,000 years with high-resolution HadAM3H simulations of the last 21,000 years, and modern-era instrumental data. This allows for the temporal variability of small-scale features whilst ensuring consistency with observed climate. Our data make it possible to perform continuous-time analyses at a high spatial resolution for a wide range of climatic and ecological applications - such as habitat and species distribution modelling, dispersal and extinction processes, biogeography and bioanthropology.","container-title":"Scientific Data","DOI":"10.1038/S41597-020-0552-1;SUBJMETA=106,158,2462,413,704;KWRD=PALAEOCLIMATE,PALAEOECOLOGY","issue":"1","page":"1-9","publisher":"Nature Research","title":"High-resolution terrestrial climate, bioclimate and vegetation for the last 120,000 years","volume":"7","author":[{"family":"Beyer","given":"Robert M."},{"family":"Krapp","given":"Mario"},{"family":"Manica","given":"Andrea"}],"issued":{"date-parts":[["2020",12]]}}},{"id":93,"uris":["http://zotero.org/users/local/ejn7Sn3P/items/BYUU6LFM"],"itemData":{"id":93,"type":"article-journal","abstract":"Curated global climate data have been generated from climate model outputs for the last 120,000 years, whereas reconstructions going back even further have been lacking due to the high computational cost of climate simulations. Here, we present a statistically-derived global terrestrial climate dataset for every 1,000 years of the last 800,000 years. It is based on a set of linear regressions between 72 existing HadCM3 climate simulations of the last 120,000 years and external forcings consisting of CO2, orbital parameters, and land type. The estimated climatologies were interpolated to 0.5° resolution and bias-corrected using present-day climate. The data compare well with the original HadCM3 simulations and with long-term proxy records. Our dataset includes monthly temperature, precipitation, cloud cover, and 17 bioclimatic variables. In addition, we derived net primary productivity and global biome distributions using the BIOME4 vegetation model. The data are a relevant source for different research areas, such as archaeology or ecology, to study the long-term effect of glacial-interglacial climate cycles for periods beyond the last 120,000 years. Machine-accessible metadata file describing the reported data: https://doi.org/10.6084/m9.figshare.15073479","container-title":"Scientific Data 2021 8:1","DOI":"10.1038/s41597-021-01009-3","issue":"1","page":"1-18","publisher":"Nature Publishing Group","title":"A statistics-based reconstruction of high-resolution global terrestrial climate for the last 800,000 years","volume":"8","author":[{"family":"Krapp","given":"Mario"},{"family":"Beyer","given":"Robert M."},{"family":"Edmundson","given":"Stephen L."},{"family":"Valdes","given":"Paul J."},{"family":"Manica","given":"Andrea"}],"issued":{"date-parts":[["2021",8]]}}}],"schema":"https://github.com/citation-style-language/schema/raw/master/csl-citation.json"} </w:instrText>
      </w:r>
      <w:r w:rsidR="00922FE8" w:rsidRPr="00A13A6C">
        <w:rPr>
          <w:rFonts w:ascii="Times New Roman" w:hAnsi="Times New Roman" w:cs="Times New Roman"/>
        </w:rPr>
        <w:fldChar w:fldCharType="separate"/>
      </w:r>
      <w:r w:rsidR="00AE76CC" w:rsidRPr="00A13A6C">
        <w:rPr>
          <w:rFonts w:ascii="Times New Roman" w:hAnsi="Times New Roman" w:cs="Times New Roman"/>
        </w:rPr>
        <w:t xml:space="preserve">(Armstrong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2019; Beyer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2020; Krapp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2021)</w:t>
      </w:r>
      <w:r w:rsidR="00922FE8" w:rsidRPr="00A13A6C">
        <w:rPr>
          <w:rFonts w:ascii="Times New Roman" w:hAnsi="Times New Roman" w:cs="Times New Roman"/>
        </w:rPr>
        <w:fldChar w:fldCharType="end"/>
      </w:r>
      <w:r w:rsidR="005D49B7" w:rsidRPr="00A13A6C">
        <w:rPr>
          <w:rFonts w:ascii="Times New Roman" w:hAnsi="Times New Roman" w:cs="Times New Roman"/>
        </w:rPr>
        <w:t xml:space="preserve"> retrieved from pastclim</w:t>
      </w:r>
      <w:ins w:id="110" w:author="Marco Adolfo Vidal Cordasco" w:date="2026-06-27T12:24:00Z" w16du:dateUtc="2026-06-27T11:24:00Z">
        <w:r w:rsidR="00BC2A6E">
          <w:rPr>
            <w:rFonts w:ascii="Times New Roman" w:hAnsi="Times New Roman" w:cs="Times New Roman"/>
          </w:rPr>
          <w:t xml:space="preserve"> </w:t>
        </w:r>
      </w:ins>
      <w:r w:rsidR="000B5292"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{"citationID":"PMhOgatF","properties":{"unsorted":false,"formattedCitation":"(Leonardi {\\i{}et al.} 2023)","plainCitation":"(Leonardi et al. 2023)","noteIndex":0},"citationItems":[{"id":512,"uris":["http://zotero.org/users/local/ejn7Sn3P/items/2N5PLM8Q"],"itemData":{"id":512,"type":"article-journal","abstract":"The recent development of continuous paleoclimatic reconstructions covering hundreds of thousands of years paved the way for a large number of studies from disciplines ranging from paleoecology to archaeology, conservation to population genetics, macroevolution to anthropology and human evolution to linguistics. Unfortunately, (paleo)climatic data can be challenging to extract and analyze for scholars unfamiliar with such specific file formats. Here we present pastclim, an R package facilitating the access and use of paleoclimatic reconstructions. It currently includes two of such datasets, covering respectively the last 120 000 and 800 000 years, and a vignette provides instructions on how to include additional datasets. The package contains a set of functions to quickly and easily recover the climate for time periods of interest either for the whole world or specific areas, extract data from locations scattered in space and/or time, retrieve time series from individual sites, and manage the ice or land coverage, offering a handy platform to include the climate of the past into existing or new analyses and pipelines.","container-title":"Ecography","DOI":"10.1111/ecog.06481","ISSN":"1600-0587","issue":"3","language":"en","license":"© 2023 The Authors. Ecography published by John Wiley &amp; Sons Ltd on behalf of Nordic Society Oikos","note":"_eprint: https://nsojournals.onlinelibrary.wiley.com/doi/pdf/10.1111/ecog.06481","page":"e06481","source":"Wiley Online Library","title":"pastclim 1.2: an R package to easily access and use paleoclimatic reconstructions","title-short":"pastclim 1.2","volume":"2023","author":[{"family":"Leonardi","given":"Michela"},{"family":"Hallett","given":"Emily Y."},{"family":"Beyer","given":"Robert"},{"family":"Krapp","given":"Mario"},{"family":"Manica","given":"Andrea"}],"issued":{"date-parts":[["2023"]]}}}],"schema":"https://github.com/citation-style-language/schema/raw/master/csl-citation.json"} </w:instrText>
      </w:r>
      <w:r w:rsidR="000B5292" w:rsidRPr="00A13A6C">
        <w:rPr>
          <w:rFonts w:ascii="Times New Roman" w:hAnsi="Times New Roman" w:cs="Times New Roman"/>
        </w:rPr>
        <w:fldChar w:fldCharType="separate"/>
      </w:r>
      <w:r w:rsidR="00AE76CC" w:rsidRPr="00A13A6C">
        <w:rPr>
          <w:rFonts w:ascii="Times New Roman" w:hAnsi="Times New Roman" w:cs="Times New Roman"/>
        </w:rPr>
        <w:t xml:space="preserve">(Leonardi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2023)</w:t>
      </w:r>
      <w:r w:rsidR="000B5292" w:rsidRPr="00A13A6C">
        <w:rPr>
          <w:rFonts w:ascii="Times New Roman" w:hAnsi="Times New Roman" w:cs="Times New Roman"/>
        </w:rPr>
        <w:fldChar w:fldCharType="end"/>
      </w:r>
      <w:r w:rsidR="005D49B7" w:rsidRPr="00A13A6C">
        <w:rPr>
          <w:rFonts w:ascii="Times New Roman" w:hAnsi="Times New Roman" w:cs="Times New Roman"/>
        </w:rPr>
        <w:t xml:space="preserve"> after performing delta bias correction</w:t>
      </w:r>
      <w:del w:id="111" w:author="Marco Adolfo Vidal Cordasco" w:date="2026-06-27T12:24:00Z" w16du:dateUtc="2026-06-27T11:24:00Z">
        <w:r w:rsidR="005D49B7" w:rsidRPr="00A13A6C" w:rsidDel="00BC2A6E">
          <w:rPr>
            <w:rFonts w:ascii="Times New Roman" w:hAnsi="Times New Roman" w:cs="Times New Roman"/>
          </w:rPr>
          <w:delText xml:space="preserve"> procedure</w:delText>
        </w:r>
      </w:del>
      <w:r w:rsidR="005D49B7" w:rsidRPr="00A13A6C">
        <w:rPr>
          <w:rFonts w:ascii="Times New Roman" w:hAnsi="Times New Roman" w:cs="Times New Roman"/>
        </w:rPr>
        <w:t xml:space="preserve">. The model also </w:t>
      </w:r>
      <w:r w:rsidR="0001554E" w:rsidRPr="00A13A6C">
        <w:rPr>
          <w:rFonts w:ascii="Times New Roman" w:hAnsi="Times New Roman" w:cs="Times New Roman"/>
        </w:rPr>
        <w:t xml:space="preserve">requires </w:t>
      </w:r>
      <w:r w:rsidR="005D49B7" w:rsidRPr="00A13A6C">
        <w:rPr>
          <w:rFonts w:ascii="Times New Roman" w:hAnsi="Times New Roman" w:cs="Times New Roman"/>
        </w:rPr>
        <w:t xml:space="preserve">the atmospheric </w:t>
      </w:r>
      <w:r w:rsidR="0001554E" w:rsidRPr="00A13A6C">
        <w:rPr>
          <w:rFonts w:ascii="Times New Roman" w:hAnsi="Times New Roman" w:cs="Times New Roman"/>
        </w:rPr>
        <w:t>CO</w:t>
      </w:r>
      <w:r w:rsidR="0001554E" w:rsidRPr="00A13A6C">
        <w:rPr>
          <w:rFonts w:ascii="Times New Roman" w:hAnsi="Times New Roman" w:cs="Times New Roman"/>
          <w:vertAlign w:val="subscript"/>
        </w:rPr>
        <w:t>2</w:t>
      </w:r>
      <w:r w:rsidR="005D49B7" w:rsidRPr="00A13A6C">
        <w:rPr>
          <w:rFonts w:ascii="Times New Roman" w:hAnsi="Times New Roman" w:cs="Times New Roman"/>
        </w:rPr>
        <w:t xml:space="preserve"> concentration (ppm) and the soil class</w:t>
      </w:r>
      <w:r w:rsidR="0001554E" w:rsidRPr="00A13A6C">
        <w:rPr>
          <w:rFonts w:ascii="Times New Roman" w:hAnsi="Times New Roman" w:cs="Times New Roman"/>
        </w:rPr>
        <w:t>ification</w:t>
      </w:r>
      <w:r w:rsidR="005D49B7" w:rsidRPr="00A13A6C">
        <w:rPr>
          <w:rFonts w:ascii="Times New Roman" w:hAnsi="Times New Roman" w:cs="Times New Roman"/>
        </w:rPr>
        <w:t xml:space="preserve"> </w:t>
      </w:r>
      <w:r w:rsidR="0001554E" w:rsidRPr="00A13A6C">
        <w:rPr>
          <w:rFonts w:ascii="Times New Roman" w:hAnsi="Times New Roman" w:cs="Times New Roman"/>
        </w:rPr>
        <w:t>of</w:t>
      </w:r>
      <w:r w:rsidR="005D49B7" w:rsidRPr="00A13A6C">
        <w:rPr>
          <w:rFonts w:ascii="Times New Roman" w:hAnsi="Times New Roman" w:cs="Times New Roman"/>
        </w:rPr>
        <w:t xml:space="preserve"> each cell</w:t>
      </w:r>
      <w:r w:rsidR="0001554E" w:rsidRPr="00A13A6C">
        <w:rPr>
          <w:rFonts w:ascii="Times New Roman" w:hAnsi="Times New Roman" w:cs="Times New Roman"/>
        </w:rPr>
        <w:t xml:space="preserve"> </w:t>
      </w:r>
      <w:r w:rsidR="00BF0AB8" w:rsidRPr="00A13A6C">
        <w:rPr>
          <w:rFonts w:ascii="Times New Roman" w:hAnsi="Times New Roman" w:cs="Times New Roman"/>
        </w:rPr>
        <w:t>to</w:t>
      </w:r>
      <w:r w:rsidR="005D49B7" w:rsidRPr="00A13A6C">
        <w:rPr>
          <w:rFonts w:ascii="Times New Roman" w:hAnsi="Times New Roman" w:cs="Times New Roman"/>
        </w:rPr>
        <w:t xml:space="preserve"> </w:t>
      </w:r>
      <w:r w:rsidR="0001554E" w:rsidRPr="00A13A6C">
        <w:rPr>
          <w:rFonts w:ascii="Times New Roman" w:hAnsi="Times New Roman" w:cs="Times New Roman"/>
        </w:rPr>
        <w:t xml:space="preserve">account for how soil texture influences hydrological </w:t>
      </w:r>
      <w:r w:rsidR="00384EEC" w:rsidRPr="00A13A6C">
        <w:rPr>
          <w:rFonts w:ascii="Times New Roman" w:hAnsi="Times New Roman" w:cs="Times New Roman"/>
        </w:rPr>
        <w:t>behaviour</w:t>
      </w:r>
      <w:r w:rsidR="0001554E" w:rsidRPr="00A13A6C">
        <w:rPr>
          <w:rFonts w:ascii="Times New Roman" w:hAnsi="Times New Roman" w:cs="Times New Roman"/>
        </w:rPr>
        <w:t xml:space="preserve"> and thermal</w:t>
      </w:r>
      <w:r w:rsidR="005D49B7" w:rsidRPr="00A13A6C">
        <w:rPr>
          <w:rFonts w:ascii="Times New Roman" w:hAnsi="Times New Roman" w:cs="Times New Roman"/>
        </w:rPr>
        <w:t xml:space="preserve"> diffusivity. CO</w:t>
      </w:r>
      <w:r w:rsidR="005D49B7" w:rsidRPr="00A13A6C">
        <w:rPr>
          <w:rFonts w:ascii="Times New Roman" w:hAnsi="Times New Roman" w:cs="Times New Roman"/>
          <w:vertAlign w:val="subscript"/>
        </w:rPr>
        <w:t xml:space="preserve">2 </w:t>
      </w:r>
      <w:r w:rsidR="0001554E" w:rsidRPr="00A13A6C">
        <w:rPr>
          <w:rFonts w:ascii="Times New Roman" w:hAnsi="Times New Roman" w:cs="Times New Roman"/>
        </w:rPr>
        <w:t>data</w:t>
      </w:r>
      <w:r w:rsidR="003A7396" w:rsidRPr="00A13A6C">
        <w:rPr>
          <w:rFonts w:ascii="Times New Roman" w:hAnsi="Times New Roman" w:cs="Times New Roman"/>
        </w:rPr>
        <w:t xml:space="preserve"> were sourced from</w:t>
      </w:r>
      <w:r w:rsidR="005D49B7" w:rsidRPr="00A13A6C">
        <w:rPr>
          <w:rFonts w:ascii="Times New Roman" w:hAnsi="Times New Roman" w:cs="Times New Roman"/>
        </w:rPr>
        <w:t xml:space="preserve"> </w:t>
      </w:r>
      <w:r w:rsidR="004B2A90"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{"citationID":"faGldeVr","properties":{"unsorted":false,"formattedCitation":"(L\\uc0\\u252{}thi {\\i{}et al.} 2008)","plainCitation":"(Lüthi et al. 2008)","noteIndex":0},"citationItems":[{"id":807,"uris":["http://zotero.org/users/local/ejn7Sn3P/items/N96L7ZE3"],"itemData":{"id":807,"type":"article-journal","abstract":"The air bubbles trapped in the Antarctic Vostok and EPICA Dome C ice cores provide composite records of levels of atmospheric carbon dioxide and methane covering the past 650,000 years. Now the record of atmospheric carbon dioxide and methane concentrations has been extended by two more complete glacial cycles to 800,000 years ago. The new data are from the lowest 200 metres of the Dome C core. This ice core went down to just a few metres above bedrock at a depth of 3,260 metres. Two papers report analyses of this deep ice, including the lowest carbon dioxide concentration so far measured in an ice core. Atmospheric carbon dioxide is strongly correlated with Antarctic temperature throughout the eight glacial cycles, but with significantly lower concentrations between 650,000 and 750,000 years before present. The cover shows a strip of ice core from an Antarctic ice core from Berkner Island, this slice from a depth of 120 metres. Photo by Chris Gilbert, British Antarctic Survey. Elsewhere in this issue, we move from climates past to future plans for climate prediction.","container-title":"Nature","DOI":"10.1038/nature06949","ISSN":"1476-4687","issue":"7193","language":"en","license":"2008 Springer Nature Limited","page":"379-382","publisher":"Nature Publishing Group","source":"www.nature.com","title":"High-resolution carbon dioxide concentration record 650,000–800,000 years before present","volume":"453","author":[{"family":"Lüthi","given":"Dieter"},{"family":"Le Floch","given":"Martine"},{"family":"Bereiter","given":"Bernhard"},{"family":"Blunier","given":"Thomas"},{"family":"Barnola","given":"Jean-Marc"},{"family":"Siegenthaler","given":"Urs"},{"family":"Raynaud","given":"Dominique"},{"family":"Jouzel","given":"Jean"},{"family":"Fischer","given":"Hubertus"},{"family":"Kawamura","given":"Kenji"},{"family":"Stocker","given":"Thomas F."}],"issued":{"date-parts":[["2008",5]]}}}],"schema":"https://github.com/citation-style-language/schema/raw/master/csl-citation.json"} </w:instrText>
      </w:r>
      <w:r w:rsidR="004B2A90" w:rsidRPr="00A13A6C">
        <w:rPr>
          <w:rFonts w:ascii="Times New Roman" w:hAnsi="Times New Roman" w:cs="Times New Roman"/>
        </w:rPr>
        <w:fldChar w:fldCharType="separate"/>
      </w:r>
      <w:r w:rsidR="00AE76CC" w:rsidRPr="00A13A6C">
        <w:rPr>
          <w:rFonts w:ascii="Times New Roman" w:hAnsi="Times New Roman" w:cs="Times New Roman"/>
        </w:rPr>
        <w:t xml:space="preserve">(Lüthi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2008)</w:t>
      </w:r>
      <w:r w:rsidR="004B2A90" w:rsidRPr="00A13A6C">
        <w:rPr>
          <w:rFonts w:ascii="Times New Roman" w:hAnsi="Times New Roman" w:cs="Times New Roman"/>
        </w:rPr>
        <w:fldChar w:fldCharType="end"/>
      </w:r>
      <w:r w:rsidR="003A7396" w:rsidRPr="00A13A6C">
        <w:rPr>
          <w:rFonts w:ascii="Times New Roman" w:hAnsi="Times New Roman" w:cs="Times New Roman"/>
        </w:rPr>
        <w:t>, while soil type from</w:t>
      </w:r>
      <w:r w:rsidR="005D49B7" w:rsidRPr="00A13A6C">
        <w:rPr>
          <w:rFonts w:ascii="Times New Roman" w:hAnsi="Times New Roman" w:cs="Times New Roman"/>
        </w:rPr>
        <w:t xml:space="preserve"> </w:t>
      </w:r>
      <w:r w:rsidR="00142548" w:rsidRPr="00A13A6C">
        <w:rPr>
          <w:rFonts w:ascii="Times New Roman" w:hAnsi="Times New Roman" w:cs="Times New Roman"/>
        </w:rPr>
        <w:fldChar w:fldCharType="begin"/>
      </w:r>
      <w:r w:rsidR="00142548" w:rsidRPr="00A13A6C">
        <w:rPr>
          <w:rFonts w:ascii="Times New Roman" w:hAnsi="Times New Roman" w:cs="Times New Roman"/>
        </w:rPr>
        <w:instrText xml:space="preserve"> ADDIN ZOTERO_ITEM CSL_CITATION {"citationID":"oSw6oSd8","properties":{"unsorted":false,"formattedCitation":"(Zobler, 1986)","plainCitation":"(Zobler, 1986)","noteIndex":0},"citationItems":[{"id":811,"uris":["http://zotero.org/users/local/ejn7Sn3P/items/AN8JVU6Z"],"itemData":{"id":811,"type":"document","publisher":"National Aeronautics and Space Administration.","publisher-place":"Washington, D.C.","title":"A world soil file for global climate modeling (NASA TM-87802).","author":[{"family":"Zobler,","given":"L"}],"issued":{"date-parts":[["1986"]]}}}],"schema":"https://github.com/citation-style-language/schema/raw/master/csl-citation.json"} </w:instrText>
      </w:r>
      <w:r w:rsidR="00142548" w:rsidRPr="00A13A6C">
        <w:rPr>
          <w:rFonts w:ascii="Times New Roman" w:hAnsi="Times New Roman" w:cs="Times New Roman"/>
        </w:rPr>
        <w:fldChar w:fldCharType="separate"/>
      </w:r>
      <w:r w:rsidR="00AE76CC" w:rsidRPr="00A13A6C">
        <w:rPr>
          <w:rFonts w:ascii="Times New Roman" w:hAnsi="Times New Roman" w:cs="Times New Roman"/>
        </w:rPr>
        <w:t>(Zobler, 1986)</w:t>
      </w:r>
      <w:r w:rsidR="00142548" w:rsidRPr="00A13A6C">
        <w:rPr>
          <w:rFonts w:ascii="Times New Roman" w:hAnsi="Times New Roman" w:cs="Times New Roman"/>
        </w:rPr>
        <w:fldChar w:fldCharType="end"/>
      </w:r>
      <w:r w:rsidR="005D49B7" w:rsidRPr="00A13A6C">
        <w:rPr>
          <w:rFonts w:ascii="Times New Roman" w:hAnsi="Times New Roman" w:cs="Times New Roman"/>
        </w:rPr>
        <w:t>.</w:t>
      </w:r>
      <w:ins w:id="112" w:author="Marco Adolfo Vidal Cordasco" w:date="2026-06-27T12:28:00Z" w16du:dateUtc="2026-06-27T11:28:00Z">
        <w:r w:rsidR="0046071E">
          <w:rPr>
            <w:rFonts w:ascii="Times New Roman" w:hAnsi="Times New Roman" w:cs="Times New Roman"/>
          </w:rPr>
          <w:t xml:space="preserve"> </w:t>
        </w:r>
      </w:ins>
    </w:p>
    <w:p w14:paraId="2956DBC1" w14:textId="288468A1" w:rsidR="003A7396" w:rsidRPr="00A13A6C" w:rsidRDefault="00B333AE" w:rsidP="0046071E">
      <w:pPr>
        <w:spacing w:before="120" w:after="120" w:line="480" w:lineRule="auto"/>
        <w:jc w:val="both"/>
        <w:rPr>
          <w:rFonts w:ascii="Times New Roman" w:hAnsi="Times New Roman" w:cs="Times New Roman"/>
        </w:rPr>
        <w:pPrChange w:id="113" w:author="Marco Adolfo Vidal Cordasco" w:date="2026-06-27T12:28:00Z" w16du:dateUtc="2026-06-27T11:28:00Z">
          <w:pPr>
            <w:spacing w:before="120" w:after="120" w:line="360" w:lineRule="auto"/>
            <w:jc w:val="both"/>
          </w:pPr>
        </w:pPrChange>
      </w:pPr>
      <w:del w:id="114" w:author="Marco Adolfo Vidal Cordasco" w:date="2026-06-27T12:28:00Z" w16du:dateUtc="2026-06-27T11:28:00Z">
        <w:r w:rsidRPr="00A13A6C" w:rsidDel="0046071E">
          <w:rPr>
            <w:rFonts w:ascii="Times New Roman" w:hAnsi="Times New Roman" w:cs="Times New Roman"/>
          </w:rPr>
          <w:delText>The source code for LPJ-GUESS can be obtained on request through Lund University (</w:delText>
        </w:r>
        <w:r w:rsidDel="0046071E">
          <w:fldChar w:fldCharType="begin"/>
        </w:r>
        <w:r w:rsidDel="0046071E">
          <w:delInstrText>HYPERLINK "http://web.nateko.lu.se/lpj-guess"</w:delInstrText>
        </w:r>
        <w:r w:rsidDel="0046071E">
          <w:fldChar w:fldCharType="separate"/>
        </w:r>
        <w:r w:rsidRPr="00A13A6C" w:rsidDel="0046071E">
          <w:rPr>
            <w:rStyle w:val="Hyperlink"/>
            <w:rFonts w:ascii="Times New Roman" w:hAnsi="Times New Roman" w:cs="Times New Roman"/>
          </w:rPr>
          <w:delText>http://web.nateko.lu.se/lpj-guess</w:delText>
        </w:r>
        <w:r w:rsidDel="0046071E">
          <w:fldChar w:fldCharType="end"/>
        </w:r>
        <w:r w:rsidRPr="00A13A6C" w:rsidDel="0046071E">
          <w:rPr>
            <w:rFonts w:ascii="Times New Roman" w:hAnsi="Times New Roman" w:cs="Times New Roman"/>
          </w:rPr>
          <w:delText xml:space="preserve">). </w:delText>
        </w:r>
      </w:del>
      <w:r w:rsidR="00B540C8" w:rsidRPr="00A13A6C">
        <w:rPr>
          <w:rFonts w:ascii="Times New Roman" w:hAnsi="Times New Roman" w:cs="Times New Roman"/>
        </w:rPr>
        <w:t>All data</w:t>
      </w:r>
      <w:r w:rsidR="00E248B0" w:rsidRPr="00A13A6C">
        <w:rPr>
          <w:rFonts w:ascii="Times New Roman" w:hAnsi="Times New Roman" w:cs="Times New Roman"/>
        </w:rPr>
        <w:t xml:space="preserve"> and scripts used to perform </w:t>
      </w:r>
      <w:r w:rsidR="00C81A93" w:rsidRPr="00A13A6C">
        <w:rPr>
          <w:rFonts w:ascii="Times New Roman" w:hAnsi="Times New Roman" w:cs="Times New Roman"/>
        </w:rPr>
        <w:t>all</w:t>
      </w:r>
      <w:r w:rsidR="00E248B0" w:rsidRPr="00A13A6C">
        <w:rPr>
          <w:rFonts w:ascii="Times New Roman" w:hAnsi="Times New Roman" w:cs="Times New Roman"/>
        </w:rPr>
        <w:t xml:space="preserve"> the analyses reported in this manuscript are available from GitHub</w:t>
      </w:r>
      <w:r w:rsidR="00A13A6C" w:rsidRPr="00A13A6C">
        <w:rPr>
          <w:rFonts w:ascii="Times New Roman" w:hAnsi="Times New Roman" w:cs="Times New Roman"/>
        </w:rPr>
        <w:t xml:space="preserve"> </w:t>
      </w:r>
      <w:r w:rsidR="00E248B0" w:rsidRPr="00A13A6C">
        <w:rPr>
          <w:rFonts w:ascii="Times New Roman" w:hAnsi="Times New Roman" w:cs="Times New Roman"/>
        </w:rPr>
        <w:t>(</w:t>
      </w:r>
      <w:r w:rsidR="00A13A6C">
        <w:fldChar w:fldCharType="begin"/>
      </w:r>
      <w:r w:rsidR="00A13A6C">
        <w:instrText>HYPERLINK "https://github.com/MarcoVidalCordasco/n-alkanes_Verdeospesoa"</w:instrText>
      </w:r>
      <w:r w:rsidR="00A13A6C">
        <w:fldChar w:fldCharType="separate"/>
      </w:r>
      <w:r w:rsidR="00A13A6C" w:rsidRPr="00A13A6C">
        <w:rPr>
          <w:rStyle w:val="Hyperlink"/>
          <w:rFonts w:ascii="Times New Roman" w:hAnsi="Times New Roman" w:cs="Times New Roman"/>
        </w:rPr>
        <w:t>https://github.com/MarcoVidalCordasco/n-alkanes_Verdeospesoa</w:t>
      </w:r>
      <w:r w:rsidR="00A13A6C">
        <w:fldChar w:fldCharType="end"/>
      </w:r>
      <w:r w:rsidR="00E248B0" w:rsidRPr="00A13A6C">
        <w:rPr>
          <w:rFonts w:ascii="Times New Roman" w:hAnsi="Times New Roman" w:cs="Times New Roman"/>
        </w:rPr>
        <w:t xml:space="preserve">). </w:t>
      </w:r>
    </w:p>
    <w:p w14:paraId="42C000DA" w14:textId="04040595" w:rsidR="00DE4955" w:rsidRPr="00A13A6C" w:rsidRDefault="00C93DD0" w:rsidP="00BA38A3">
      <w:pPr>
        <w:spacing w:before="120" w:after="120" w:line="360" w:lineRule="auto"/>
        <w:rPr>
          <w:rFonts w:ascii="Times New Roman" w:hAnsi="Times New Roman" w:cs="Times New Roman"/>
          <w:b/>
          <w:bCs/>
        </w:rPr>
      </w:pPr>
      <w:r w:rsidRPr="00A13A6C">
        <w:rPr>
          <w:rFonts w:ascii="Times New Roman" w:hAnsi="Times New Roman" w:cs="Times New Roman"/>
          <w:b/>
          <w:bCs/>
        </w:rPr>
        <w:t>RESULTS</w:t>
      </w:r>
    </w:p>
    <w:p w14:paraId="2F452784" w14:textId="77777777" w:rsidR="00384EEC" w:rsidRPr="00A13A6C" w:rsidRDefault="00384EEC" w:rsidP="00BA38A3">
      <w:pPr>
        <w:spacing w:before="120" w:after="120" w:line="360" w:lineRule="auto"/>
        <w:rPr>
          <w:rFonts w:ascii="Times New Roman" w:hAnsi="Times New Roman" w:cs="Times New Roman"/>
          <w:b/>
          <w:bCs/>
        </w:rPr>
      </w:pPr>
    </w:p>
    <w:p w14:paraId="2C36F1E9" w14:textId="5F0D74E4" w:rsidR="00B9469E" w:rsidRPr="00A13A6C" w:rsidRDefault="00B9469E" w:rsidP="00BA38A3">
      <w:pPr>
        <w:spacing w:before="120" w:after="120" w:line="360" w:lineRule="auto"/>
        <w:rPr>
          <w:rFonts w:ascii="Times New Roman" w:hAnsi="Times New Roman" w:cs="Times New Roman"/>
          <w:b/>
          <w:bCs/>
        </w:rPr>
      </w:pPr>
      <w:r w:rsidRPr="00A13A6C">
        <w:rPr>
          <w:rFonts w:ascii="Times New Roman" w:hAnsi="Times New Roman" w:cs="Times New Roman"/>
          <w:b/>
          <w:bCs/>
        </w:rPr>
        <w:t>Chronology</w:t>
      </w:r>
    </w:p>
    <w:p w14:paraId="2828641A" w14:textId="77777777" w:rsidR="005D411C" w:rsidRPr="00A13A6C" w:rsidRDefault="005D411C" w:rsidP="00BA38A3">
      <w:pPr>
        <w:spacing w:before="120" w:after="120" w:line="360" w:lineRule="auto"/>
        <w:rPr>
          <w:rFonts w:ascii="Times New Roman" w:hAnsi="Times New Roman" w:cs="Times New Roman"/>
          <w:b/>
          <w:bCs/>
        </w:rPr>
      </w:pPr>
    </w:p>
    <w:tbl>
      <w:tblPr>
        <w:tblW w:w="0" w:type="auto"/>
        <w:tblBorders>
          <w:insideH w:val="single" w:sz="4" w:space="0" w:color="auto"/>
        </w:tblBorders>
        <w:tblLook w:val="04A0" w:firstRow="1" w:lastRow="0" w:firstColumn="1" w:lastColumn="0" w:noHBand="0" w:noVBand="1"/>
      </w:tblPr>
      <w:tblGrid>
        <w:gridCol w:w="767"/>
        <w:gridCol w:w="1401"/>
        <w:gridCol w:w="979"/>
        <w:gridCol w:w="1077"/>
        <w:gridCol w:w="2085"/>
        <w:gridCol w:w="780"/>
        <w:gridCol w:w="1415"/>
      </w:tblGrid>
      <w:tr w:rsidR="007C37F9" w:rsidRPr="00A13A6C" w14:paraId="075855DD" w14:textId="77777777" w:rsidTr="00A4259D">
        <w:trPr>
          <w:trHeight w:val="288"/>
        </w:trPr>
        <w:tc>
          <w:tcPr>
            <w:tcW w:w="0" w:type="auto"/>
            <w:vMerge w:val="restart"/>
            <w:noWrap/>
            <w:vAlign w:val="bottom"/>
            <w:hideMark/>
          </w:tcPr>
          <w:p w14:paraId="59BF32A7"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Depth</w:t>
            </w:r>
          </w:p>
        </w:tc>
        <w:tc>
          <w:tcPr>
            <w:tcW w:w="0" w:type="auto"/>
            <w:vMerge w:val="restart"/>
            <w:noWrap/>
            <w:vAlign w:val="bottom"/>
            <w:hideMark/>
          </w:tcPr>
          <w:p w14:paraId="17070BB5"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Lab code</w:t>
            </w:r>
          </w:p>
        </w:tc>
        <w:tc>
          <w:tcPr>
            <w:tcW w:w="0" w:type="auto"/>
            <w:vMerge w:val="restart"/>
          </w:tcPr>
          <w:p w14:paraId="0458ECD5"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Material</w:t>
            </w:r>
          </w:p>
        </w:tc>
        <w:tc>
          <w:tcPr>
            <w:tcW w:w="0" w:type="auto"/>
            <w:vMerge w:val="restart"/>
          </w:tcPr>
          <w:p w14:paraId="62826531"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Pre-treatment</w:t>
            </w:r>
          </w:p>
        </w:tc>
        <w:tc>
          <w:tcPr>
            <w:tcW w:w="0" w:type="auto"/>
            <w:vMerge w:val="restart"/>
            <w:noWrap/>
            <w:vAlign w:val="bottom"/>
            <w:hideMark/>
          </w:tcPr>
          <w:p w14:paraId="3F710362"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Age uncalibrated BP</w:t>
            </w:r>
          </w:p>
        </w:tc>
        <w:tc>
          <w:tcPr>
            <w:tcW w:w="0" w:type="auto"/>
            <w:gridSpan w:val="2"/>
            <w:noWrap/>
            <w:vAlign w:val="bottom"/>
            <w:hideMark/>
          </w:tcPr>
          <w:p w14:paraId="6D9BA6BB"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Age Cal BP</w:t>
            </w:r>
          </w:p>
        </w:tc>
      </w:tr>
      <w:tr w:rsidR="007C37F9" w:rsidRPr="00A13A6C" w14:paraId="573835A2" w14:textId="77777777" w:rsidTr="00A4259D">
        <w:trPr>
          <w:trHeight w:val="288"/>
        </w:trPr>
        <w:tc>
          <w:tcPr>
            <w:tcW w:w="0" w:type="auto"/>
            <w:vMerge/>
            <w:noWrap/>
            <w:vAlign w:val="bottom"/>
          </w:tcPr>
          <w:p w14:paraId="62E2B18F"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p>
        </w:tc>
        <w:tc>
          <w:tcPr>
            <w:tcW w:w="0" w:type="auto"/>
            <w:vMerge/>
            <w:noWrap/>
            <w:vAlign w:val="bottom"/>
          </w:tcPr>
          <w:p w14:paraId="2DC2B695"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p>
        </w:tc>
        <w:tc>
          <w:tcPr>
            <w:tcW w:w="0" w:type="auto"/>
            <w:vMerge/>
          </w:tcPr>
          <w:p w14:paraId="21E340BB"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p>
        </w:tc>
        <w:tc>
          <w:tcPr>
            <w:tcW w:w="0" w:type="auto"/>
            <w:vMerge/>
          </w:tcPr>
          <w:p w14:paraId="26370E2B"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p>
        </w:tc>
        <w:tc>
          <w:tcPr>
            <w:tcW w:w="0" w:type="auto"/>
            <w:vMerge/>
            <w:noWrap/>
            <w:vAlign w:val="bottom"/>
          </w:tcPr>
          <w:p w14:paraId="29273EFF"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p>
        </w:tc>
        <w:tc>
          <w:tcPr>
            <w:tcW w:w="0" w:type="auto"/>
            <w:noWrap/>
            <w:vAlign w:val="bottom"/>
          </w:tcPr>
          <w:p w14:paraId="61A87907"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Mean</w:t>
            </w:r>
          </w:p>
        </w:tc>
        <w:tc>
          <w:tcPr>
            <w:tcW w:w="0" w:type="auto"/>
            <w:noWrap/>
            <w:vAlign w:val="bottom"/>
          </w:tcPr>
          <w:p w14:paraId="1737EAD2"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95% CI</w:t>
            </w:r>
          </w:p>
        </w:tc>
      </w:tr>
      <w:tr w:rsidR="007C37F9" w:rsidRPr="00A13A6C" w14:paraId="58DEE4B3" w14:textId="77777777" w:rsidTr="00A4259D">
        <w:trPr>
          <w:trHeight w:val="288"/>
        </w:trPr>
        <w:tc>
          <w:tcPr>
            <w:tcW w:w="0" w:type="auto"/>
            <w:noWrap/>
            <w:vAlign w:val="bottom"/>
            <w:hideMark/>
          </w:tcPr>
          <w:p w14:paraId="226E5C4C"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121</w:t>
            </w:r>
          </w:p>
        </w:tc>
        <w:tc>
          <w:tcPr>
            <w:tcW w:w="0" w:type="auto"/>
            <w:noWrap/>
            <w:vAlign w:val="bottom"/>
            <w:hideMark/>
          </w:tcPr>
          <w:p w14:paraId="7ED79E48"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ETH-148137</w:t>
            </w:r>
          </w:p>
        </w:tc>
        <w:tc>
          <w:tcPr>
            <w:tcW w:w="0" w:type="auto"/>
          </w:tcPr>
          <w:p w14:paraId="30E025B8"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Bulk</w:t>
            </w:r>
          </w:p>
        </w:tc>
        <w:tc>
          <w:tcPr>
            <w:tcW w:w="0" w:type="auto"/>
          </w:tcPr>
          <w:p w14:paraId="2213DD89"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ABA</w:t>
            </w:r>
          </w:p>
        </w:tc>
        <w:tc>
          <w:tcPr>
            <w:tcW w:w="0" w:type="auto"/>
            <w:noWrap/>
            <w:vAlign w:val="bottom"/>
            <w:hideMark/>
          </w:tcPr>
          <w:p w14:paraId="6F269481"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2839.1±22.4</w:t>
            </w:r>
          </w:p>
        </w:tc>
        <w:tc>
          <w:tcPr>
            <w:tcW w:w="0" w:type="auto"/>
            <w:noWrap/>
            <w:vAlign w:val="bottom"/>
            <w:hideMark/>
          </w:tcPr>
          <w:p w14:paraId="361BFA7F"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2941</w:t>
            </w:r>
          </w:p>
        </w:tc>
        <w:tc>
          <w:tcPr>
            <w:tcW w:w="0" w:type="auto"/>
            <w:noWrap/>
            <w:vAlign w:val="bottom"/>
            <w:hideMark/>
          </w:tcPr>
          <w:p w14:paraId="6A65A7AF"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3056-2866</w:t>
            </w:r>
          </w:p>
        </w:tc>
      </w:tr>
      <w:tr w:rsidR="007C37F9" w:rsidRPr="00A13A6C" w14:paraId="5B5911AB" w14:textId="77777777" w:rsidTr="00A4259D">
        <w:trPr>
          <w:trHeight w:val="288"/>
        </w:trPr>
        <w:tc>
          <w:tcPr>
            <w:tcW w:w="0" w:type="auto"/>
            <w:noWrap/>
            <w:vAlign w:val="bottom"/>
            <w:hideMark/>
          </w:tcPr>
          <w:p w14:paraId="79F89817"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182</w:t>
            </w:r>
          </w:p>
        </w:tc>
        <w:tc>
          <w:tcPr>
            <w:tcW w:w="0" w:type="auto"/>
            <w:noWrap/>
            <w:vAlign w:val="bottom"/>
            <w:hideMark/>
          </w:tcPr>
          <w:p w14:paraId="50EFAE3B"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ETH-152077</w:t>
            </w:r>
          </w:p>
        </w:tc>
        <w:tc>
          <w:tcPr>
            <w:tcW w:w="0" w:type="auto"/>
          </w:tcPr>
          <w:p w14:paraId="15FBDB49"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Bulk</w:t>
            </w:r>
          </w:p>
        </w:tc>
        <w:tc>
          <w:tcPr>
            <w:tcW w:w="0" w:type="auto"/>
          </w:tcPr>
          <w:p w14:paraId="7A184ECA"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ABA</w:t>
            </w:r>
          </w:p>
        </w:tc>
        <w:tc>
          <w:tcPr>
            <w:tcW w:w="0" w:type="auto"/>
            <w:noWrap/>
            <w:vAlign w:val="bottom"/>
            <w:hideMark/>
          </w:tcPr>
          <w:p w14:paraId="1193A255"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9325±28</w:t>
            </w:r>
          </w:p>
        </w:tc>
        <w:tc>
          <w:tcPr>
            <w:tcW w:w="0" w:type="auto"/>
            <w:noWrap/>
            <w:vAlign w:val="bottom"/>
            <w:hideMark/>
          </w:tcPr>
          <w:p w14:paraId="67C74F99"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10530</w:t>
            </w:r>
          </w:p>
        </w:tc>
        <w:tc>
          <w:tcPr>
            <w:tcW w:w="0" w:type="auto"/>
            <w:noWrap/>
            <w:vAlign w:val="bottom"/>
            <w:hideMark/>
          </w:tcPr>
          <w:p w14:paraId="64458DAD"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10530-10650</w:t>
            </w:r>
          </w:p>
        </w:tc>
      </w:tr>
      <w:tr w:rsidR="007C37F9" w:rsidRPr="00A13A6C" w14:paraId="76E9C7DF" w14:textId="77777777" w:rsidTr="00A4259D">
        <w:trPr>
          <w:trHeight w:val="288"/>
        </w:trPr>
        <w:tc>
          <w:tcPr>
            <w:tcW w:w="0" w:type="auto"/>
            <w:noWrap/>
            <w:vAlign w:val="bottom"/>
            <w:hideMark/>
          </w:tcPr>
          <w:p w14:paraId="0307B593"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196</w:t>
            </w:r>
          </w:p>
        </w:tc>
        <w:tc>
          <w:tcPr>
            <w:tcW w:w="0" w:type="auto"/>
            <w:noWrap/>
            <w:vAlign w:val="bottom"/>
            <w:hideMark/>
          </w:tcPr>
          <w:p w14:paraId="59CD83D2"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ETH-148138</w:t>
            </w:r>
          </w:p>
        </w:tc>
        <w:tc>
          <w:tcPr>
            <w:tcW w:w="0" w:type="auto"/>
          </w:tcPr>
          <w:p w14:paraId="3C46EAB4"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Bulk</w:t>
            </w:r>
          </w:p>
        </w:tc>
        <w:tc>
          <w:tcPr>
            <w:tcW w:w="0" w:type="auto"/>
          </w:tcPr>
          <w:p w14:paraId="07A6DCF3"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ABA</w:t>
            </w:r>
          </w:p>
        </w:tc>
        <w:tc>
          <w:tcPr>
            <w:tcW w:w="0" w:type="auto"/>
            <w:noWrap/>
            <w:vAlign w:val="bottom"/>
            <w:hideMark/>
          </w:tcPr>
          <w:p w14:paraId="27771CC9"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9849.1±85.4</w:t>
            </w:r>
          </w:p>
        </w:tc>
        <w:tc>
          <w:tcPr>
            <w:tcW w:w="0" w:type="auto"/>
            <w:noWrap/>
            <w:vAlign w:val="bottom"/>
            <w:hideMark/>
          </w:tcPr>
          <w:p w14:paraId="1F9821F0"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11313</w:t>
            </w:r>
          </w:p>
        </w:tc>
        <w:tc>
          <w:tcPr>
            <w:tcW w:w="0" w:type="auto"/>
            <w:noWrap/>
            <w:vAlign w:val="bottom"/>
            <w:hideMark/>
          </w:tcPr>
          <w:p w14:paraId="2A5AC2A4"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11313-11689</w:t>
            </w:r>
          </w:p>
        </w:tc>
      </w:tr>
      <w:tr w:rsidR="007C37F9" w:rsidRPr="00A13A6C" w14:paraId="5C0A2571" w14:textId="77777777" w:rsidTr="00A4259D">
        <w:trPr>
          <w:trHeight w:val="288"/>
        </w:trPr>
        <w:tc>
          <w:tcPr>
            <w:tcW w:w="0" w:type="auto"/>
            <w:noWrap/>
            <w:vAlign w:val="bottom"/>
            <w:hideMark/>
          </w:tcPr>
          <w:p w14:paraId="01A59BFE"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206</w:t>
            </w:r>
          </w:p>
        </w:tc>
        <w:tc>
          <w:tcPr>
            <w:tcW w:w="0" w:type="auto"/>
            <w:noWrap/>
            <w:vAlign w:val="bottom"/>
            <w:hideMark/>
          </w:tcPr>
          <w:p w14:paraId="495E1AFE"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ETH-155414</w:t>
            </w:r>
          </w:p>
        </w:tc>
        <w:tc>
          <w:tcPr>
            <w:tcW w:w="0" w:type="auto"/>
          </w:tcPr>
          <w:p w14:paraId="3A3E5333"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Bulk</w:t>
            </w:r>
          </w:p>
        </w:tc>
        <w:tc>
          <w:tcPr>
            <w:tcW w:w="0" w:type="auto"/>
          </w:tcPr>
          <w:p w14:paraId="040A9111"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ABA</w:t>
            </w:r>
          </w:p>
        </w:tc>
        <w:tc>
          <w:tcPr>
            <w:tcW w:w="0" w:type="auto"/>
            <w:noWrap/>
            <w:vAlign w:val="bottom"/>
            <w:hideMark/>
          </w:tcPr>
          <w:p w14:paraId="246BDBDF"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11184±102</w:t>
            </w:r>
          </w:p>
        </w:tc>
        <w:tc>
          <w:tcPr>
            <w:tcW w:w="0" w:type="auto"/>
            <w:noWrap/>
            <w:vAlign w:val="bottom"/>
            <w:hideMark/>
          </w:tcPr>
          <w:p w14:paraId="58DEB14F"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13082</w:t>
            </w:r>
          </w:p>
        </w:tc>
        <w:tc>
          <w:tcPr>
            <w:tcW w:w="0" w:type="auto"/>
            <w:noWrap/>
            <w:vAlign w:val="bottom"/>
            <w:hideMark/>
          </w:tcPr>
          <w:p w14:paraId="7244FF7C"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13300-12845</w:t>
            </w:r>
          </w:p>
        </w:tc>
      </w:tr>
      <w:tr w:rsidR="007C37F9" w:rsidRPr="00A13A6C" w14:paraId="5B18D56C" w14:textId="77777777" w:rsidTr="00A4259D">
        <w:trPr>
          <w:trHeight w:val="288"/>
        </w:trPr>
        <w:tc>
          <w:tcPr>
            <w:tcW w:w="0" w:type="auto"/>
            <w:noWrap/>
            <w:vAlign w:val="bottom"/>
            <w:hideMark/>
          </w:tcPr>
          <w:p w14:paraId="0C4B4163"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214</w:t>
            </w:r>
          </w:p>
        </w:tc>
        <w:tc>
          <w:tcPr>
            <w:tcW w:w="0" w:type="auto"/>
            <w:noWrap/>
            <w:vAlign w:val="bottom"/>
            <w:hideMark/>
          </w:tcPr>
          <w:p w14:paraId="3E182491"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ETH-152076</w:t>
            </w:r>
          </w:p>
        </w:tc>
        <w:tc>
          <w:tcPr>
            <w:tcW w:w="0" w:type="auto"/>
          </w:tcPr>
          <w:p w14:paraId="3F3FB1F5"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Bulk</w:t>
            </w:r>
          </w:p>
        </w:tc>
        <w:tc>
          <w:tcPr>
            <w:tcW w:w="0" w:type="auto"/>
          </w:tcPr>
          <w:p w14:paraId="099AD155"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ABA</w:t>
            </w:r>
          </w:p>
        </w:tc>
        <w:tc>
          <w:tcPr>
            <w:tcW w:w="0" w:type="auto"/>
            <w:noWrap/>
            <w:vAlign w:val="bottom"/>
            <w:hideMark/>
          </w:tcPr>
          <w:p w14:paraId="135D6EBE"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17263±49</w:t>
            </w:r>
          </w:p>
        </w:tc>
        <w:tc>
          <w:tcPr>
            <w:tcW w:w="0" w:type="auto"/>
            <w:noWrap/>
            <w:vAlign w:val="bottom"/>
            <w:hideMark/>
          </w:tcPr>
          <w:p w14:paraId="026E1FBB"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20829</w:t>
            </w:r>
          </w:p>
        </w:tc>
        <w:tc>
          <w:tcPr>
            <w:tcW w:w="0" w:type="auto"/>
            <w:noWrap/>
            <w:vAlign w:val="bottom"/>
            <w:hideMark/>
          </w:tcPr>
          <w:p w14:paraId="55C3FEF5"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20956-20634</w:t>
            </w:r>
          </w:p>
        </w:tc>
      </w:tr>
      <w:tr w:rsidR="007C37F9" w:rsidRPr="00A13A6C" w14:paraId="187C4749" w14:textId="77777777" w:rsidTr="00A4259D">
        <w:trPr>
          <w:trHeight w:val="288"/>
        </w:trPr>
        <w:tc>
          <w:tcPr>
            <w:tcW w:w="0" w:type="auto"/>
            <w:noWrap/>
            <w:vAlign w:val="bottom"/>
          </w:tcPr>
          <w:p w14:paraId="62C06799"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218</w:t>
            </w:r>
          </w:p>
        </w:tc>
        <w:tc>
          <w:tcPr>
            <w:tcW w:w="0" w:type="auto"/>
            <w:noWrap/>
            <w:vAlign w:val="bottom"/>
          </w:tcPr>
          <w:p w14:paraId="0A5350D8"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ETH-158691</w:t>
            </w:r>
          </w:p>
        </w:tc>
        <w:tc>
          <w:tcPr>
            <w:tcW w:w="0" w:type="auto"/>
          </w:tcPr>
          <w:p w14:paraId="39513667"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Bulk</w:t>
            </w:r>
          </w:p>
        </w:tc>
        <w:tc>
          <w:tcPr>
            <w:tcW w:w="0" w:type="auto"/>
          </w:tcPr>
          <w:p w14:paraId="7BA0CF47"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ABA</w:t>
            </w:r>
          </w:p>
        </w:tc>
        <w:tc>
          <w:tcPr>
            <w:tcW w:w="0" w:type="auto"/>
            <w:noWrap/>
            <w:vAlign w:val="bottom"/>
          </w:tcPr>
          <w:p w14:paraId="633CCA08"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19500±95-140</w:t>
            </w:r>
          </w:p>
        </w:tc>
        <w:tc>
          <w:tcPr>
            <w:tcW w:w="0" w:type="auto"/>
            <w:noWrap/>
            <w:vAlign w:val="bottom"/>
          </w:tcPr>
          <w:p w14:paraId="2E1F7CD5"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23518</w:t>
            </w:r>
          </w:p>
        </w:tc>
        <w:tc>
          <w:tcPr>
            <w:tcW w:w="0" w:type="auto"/>
            <w:noWrap/>
            <w:vAlign w:val="bottom"/>
          </w:tcPr>
          <w:p w14:paraId="0904CEC0"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23766-23276</w:t>
            </w:r>
          </w:p>
        </w:tc>
      </w:tr>
      <w:tr w:rsidR="007C37F9" w:rsidRPr="00A13A6C" w14:paraId="00CB7B9C" w14:textId="77777777" w:rsidTr="00A4259D">
        <w:trPr>
          <w:trHeight w:val="288"/>
        </w:trPr>
        <w:tc>
          <w:tcPr>
            <w:tcW w:w="0" w:type="auto"/>
            <w:noWrap/>
            <w:vAlign w:val="bottom"/>
            <w:hideMark/>
          </w:tcPr>
          <w:p w14:paraId="72C78373"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225</w:t>
            </w:r>
          </w:p>
        </w:tc>
        <w:tc>
          <w:tcPr>
            <w:tcW w:w="0" w:type="auto"/>
            <w:noWrap/>
            <w:vAlign w:val="bottom"/>
            <w:hideMark/>
          </w:tcPr>
          <w:p w14:paraId="6B0ABB00"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ETH-148139</w:t>
            </w:r>
          </w:p>
        </w:tc>
        <w:tc>
          <w:tcPr>
            <w:tcW w:w="0" w:type="auto"/>
          </w:tcPr>
          <w:p w14:paraId="15B4E251"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Bulk</w:t>
            </w:r>
          </w:p>
        </w:tc>
        <w:tc>
          <w:tcPr>
            <w:tcW w:w="0" w:type="auto"/>
          </w:tcPr>
          <w:p w14:paraId="575B05E1"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ABA</w:t>
            </w:r>
          </w:p>
        </w:tc>
        <w:tc>
          <w:tcPr>
            <w:tcW w:w="0" w:type="auto"/>
            <w:noWrap/>
            <w:vAlign w:val="bottom"/>
            <w:hideMark/>
          </w:tcPr>
          <w:p w14:paraId="59FD7B61"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20699.2±162.7</w:t>
            </w:r>
          </w:p>
        </w:tc>
        <w:tc>
          <w:tcPr>
            <w:tcW w:w="0" w:type="auto"/>
            <w:noWrap/>
            <w:vAlign w:val="bottom"/>
            <w:hideMark/>
          </w:tcPr>
          <w:p w14:paraId="6C730EA1"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24918</w:t>
            </w:r>
          </w:p>
        </w:tc>
        <w:tc>
          <w:tcPr>
            <w:tcW w:w="0" w:type="auto"/>
            <w:noWrap/>
            <w:vAlign w:val="bottom"/>
            <w:hideMark/>
          </w:tcPr>
          <w:p w14:paraId="150520E4" w14:textId="77777777" w:rsidR="007C37F9" w:rsidRPr="00A13A6C" w:rsidRDefault="007C37F9" w:rsidP="00701F74">
            <w:pPr>
              <w:spacing w:after="240" w:line="240" w:lineRule="auto"/>
              <w:jc w:val="center"/>
              <w:rPr>
                <w:rFonts w:ascii="Times New Roman" w:eastAsia="Times New Roman" w:hAnsi="Times New Roman" w:cs="Times New Roman"/>
                <w:color w:val="000000" w:themeColor="text1"/>
                <w:lang w:eastAsia="en-GB"/>
              </w:rPr>
            </w:pPr>
            <w:r w:rsidRPr="00A13A6C">
              <w:rPr>
                <w:rFonts w:ascii="Times New Roman" w:eastAsia="Times New Roman" w:hAnsi="Times New Roman" w:cs="Times New Roman"/>
                <w:color w:val="000000" w:themeColor="text1"/>
                <w:lang w:eastAsia="en-GB"/>
              </w:rPr>
              <w:t>25325-24334</w:t>
            </w:r>
          </w:p>
        </w:tc>
      </w:tr>
      <w:tr w:rsidR="007C37F9" w:rsidRPr="00A13A6C" w14:paraId="72256A0D" w14:textId="77777777" w:rsidTr="00A4259D">
        <w:trPr>
          <w:trHeight w:val="288"/>
        </w:trPr>
        <w:tc>
          <w:tcPr>
            <w:tcW w:w="0" w:type="auto"/>
            <w:gridSpan w:val="7"/>
          </w:tcPr>
          <w:p w14:paraId="1951CCAB" w14:textId="77777777" w:rsidR="007C37F9" w:rsidRPr="00A13A6C" w:rsidRDefault="007C37F9" w:rsidP="000E6A3A">
            <w:pPr>
              <w:spacing w:before="120" w:after="120" w:line="240" w:lineRule="auto"/>
              <w:rPr>
                <w:rFonts w:ascii="Times New Roman" w:eastAsia="Times New Roman" w:hAnsi="Times New Roman" w:cs="Times New Roman"/>
                <w:color w:val="000000"/>
                <w:lang w:eastAsia="en-GB"/>
              </w:rPr>
            </w:pPr>
            <w:r w:rsidRPr="00A13A6C">
              <w:rPr>
                <w:rFonts w:ascii="Times New Roman" w:eastAsia="Times New Roman" w:hAnsi="Times New Roman" w:cs="Times New Roman"/>
                <w:color w:val="000000"/>
                <w:lang w:eastAsia="en-GB"/>
              </w:rPr>
              <w:lastRenderedPageBreak/>
              <w:t>Table 1. Radiocarbon dates from the Verdeospesoa peat sequence, including sample depth, material, pre-treatment method, uncalibrated C</w:t>
            </w:r>
            <w:r w:rsidRPr="00A13A6C">
              <w:rPr>
                <w:rFonts w:ascii="Times New Roman" w:eastAsia="Times New Roman" w:hAnsi="Times New Roman" w:cs="Times New Roman"/>
                <w:color w:val="000000"/>
                <w:vertAlign w:val="superscript"/>
                <w:lang w:eastAsia="en-GB"/>
              </w:rPr>
              <w:t xml:space="preserve">14 </w:t>
            </w:r>
            <w:r w:rsidRPr="00A13A6C">
              <w:rPr>
                <w:rFonts w:ascii="Times New Roman" w:eastAsia="Times New Roman" w:hAnsi="Times New Roman" w:cs="Times New Roman"/>
                <w:color w:val="000000"/>
                <w:lang w:eastAsia="en-GB"/>
              </w:rPr>
              <w:t>ages, and calibrated age ranges (95% CI) based on the IntCal20 calibration curve using OxCal.</w:t>
            </w:r>
          </w:p>
        </w:tc>
      </w:tr>
    </w:tbl>
    <w:p w14:paraId="7E7B42D0" w14:textId="77777777" w:rsidR="007C37F9" w:rsidRPr="00A13A6C" w:rsidRDefault="007C37F9" w:rsidP="00BA38A3">
      <w:pPr>
        <w:spacing w:before="120" w:after="120" w:line="360" w:lineRule="auto"/>
        <w:rPr>
          <w:rFonts w:ascii="Times New Roman" w:hAnsi="Times New Roman" w:cs="Times New Roman"/>
          <w:b/>
          <w:bCs/>
        </w:rPr>
      </w:pPr>
    </w:p>
    <w:p w14:paraId="40F7C6A9" w14:textId="06552AD2" w:rsidR="00150972" w:rsidRPr="00A13A6C" w:rsidRDefault="002D089F" w:rsidP="00C2465E">
      <w:pPr>
        <w:spacing w:before="120" w:after="120" w:line="480" w:lineRule="auto"/>
        <w:jc w:val="both"/>
        <w:rPr>
          <w:rFonts w:ascii="Times New Roman" w:hAnsi="Times New Roman" w:cs="Times New Roman"/>
        </w:rPr>
      </w:pPr>
      <w:r w:rsidRPr="00A13A6C">
        <w:rPr>
          <w:rFonts w:ascii="Times New Roman" w:hAnsi="Times New Roman" w:cs="Times New Roman"/>
        </w:rPr>
        <w:t>Seven</w:t>
      </w:r>
      <w:r w:rsidR="00CB6BA2" w:rsidRPr="00A13A6C">
        <w:rPr>
          <w:rFonts w:ascii="Times New Roman" w:hAnsi="Times New Roman" w:cs="Times New Roman"/>
        </w:rPr>
        <w:t xml:space="preserve"> ultrafiltered radiocarbon dates indicate that the interval between 225 and 121 cm depth spans </w:t>
      </w:r>
      <w:r w:rsidR="005E795D" w:rsidRPr="00A13A6C">
        <w:rPr>
          <w:rFonts w:ascii="Times New Roman" w:hAnsi="Times New Roman" w:cs="Times New Roman"/>
        </w:rPr>
        <w:t>ca.</w:t>
      </w:r>
      <w:r w:rsidR="00CB6BA2" w:rsidRPr="00A13A6C">
        <w:rPr>
          <w:rFonts w:ascii="Times New Roman" w:hAnsi="Times New Roman" w:cs="Times New Roman"/>
        </w:rPr>
        <w:t xml:space="preserve"> 25,000 to 3,000 cal yr BP (Table 1). </w:t>
      </w:r>
      <w:r w:rsidR="00245A99" w:rsidRPr="00A13A6C">
        <w:rPr>
          <w:rFonts w:ascii="Times New Roman" w:hAnsi="Times New Roman" w:cs="Times New Roman"/>
        </w:rPr>
        <w:t>This study focuses on the Late Pleistocene</w:t>
      </w:r>
      <w:r w:rsidR="00462893" w:rsidRPr="00A13A6C">
        <w:rPr>
          <w:rFonts w:ascii="Times New Roman" w:hAnsi="Times New Roman" w:cs="Times New Roman"/>
        </w:rPr>
        <w:t>-</w:t>
      </w:r>
      <w:r w:rsidR="00245A99" w:rsidRPr="00A13A6C">
        <w:rPr>
          <w:rFonts w:ascii="Times New Roman" w:hAnsi="Times New Roman" w:cs="Times New Roman"/>
        </w:rPr>
        <w:t>Early Holocene transition</w:t>
      </w:r>
      <w:r w:rsidR="003A700D" w:rsidRPr="00A13A6C">
        <w:rPr>
          <w:rFonts w:ascii="Times New Roman" w:hAnsi="Times New Roman" w:cs="Times New Roman"/>
        </w:rPr>
        <w:t>;</w:t>
      </w:r>
      <w:r w:rsidR="00245A99" w:rsidRPr="00A13A6C">
        <w:rPr>
          <w:rFonts w:ascii="Times New Roman" w:hAnsi="Times New Roman" w:cs="Times New Roman"/>
        </w:rPr>
        <w:t xml:space="preserve"> </w:t>
      </w:r>
      <w:r w:rsidR="003A700D" w:rsidRPr="00A13A6C">
        <w:rPr>
          <w:rFonts w:ascii="Times New Roman" w:hAnsi="Times New Roman" w:cs="Times New Roman"/>
        </w:rPr>
        <w:t>accordingly, an age</w:t>
      </w:r>
      <w:r w:rsidR="00A11BBD" w:rsidRPr="00A13A6C">
        <w:rPr>
          <w:rFonts w:ascii="Times New Roman" w:hAnsi="Times New Roman" w:cs="Times New Roman"/>
        </w:rPr>
        <w:t>-</w:t>
      </w:r>
      <w:r w:rsidR="003A700D" w:rsidRPr="00A13A6C">
        <w:rPr>
          <w:rFonts w:ascii="Times New Roman" w:hAnsi="Times New Roman" w:cs="Times New Roman"/>
        </w:rPr>
        <w:t>depth model was developed for the 225-180 cm interval of the sequence</w:t>
      </w:r>
      <w:r w:rsidR="00DA7DDD" w:rsidRPr="00A13A6C">
        <w:rPr>
          <w:rFonts w:ascii="Times New Roman" w:hAnsi="Times New Roman" w:cs="Times New Roman"/>
        </w:rPr>
        <w:t xml:space="preserve">. </w:t>
      </w:r>
      <w:r w:rsidR="00245A99" w:rsidRPr="00A13A6C">
        <w:rPr>
          <w:rFonts w:ascii="Times New Roman" w:hAnsi="Times New Roman" w:cs="Times New Roman"/>
        </w:rPr>
        <w:t>All radiocarbon dates overlap with the modelled age distribution at the 95% confidence interval, indicating internal consistency. The model estimates a mean 95% confidence range of ±</w:t>
      </w:r>
      <w:r w:rsidR="00D61C4A" w:rsidRPr="00A13A6C">
        <w:rPr>
          <w:rFonts w:ascii="Times New Roman" w:hAnsi="Times New Roman" w:cs="Times New Roman"/>
        </w:rPr>
        <w:t>9</w:t>
      </w:r>
      <w:r w:rsidR="00813F01" w:rsidRPr="00A13A6C">
        <w:rPr>
          <w:rFonts w:ascii="Times New Roman" w:hAnsi="Times New Roman" w:cs="Times New Roman"/>
        </w:rPr>
        <w:t>00</w:t>
      </w:r>
      <w:r w:rsidR="00B245D6" w:rsidRPr="00A13A6C">
        <w:rPr>
          <w:rFonts w:ascii="Times New Roman" w:hAnsi="Times New Roman" w:cs="Times New Roman"/>
        </w:rPr>
        <w:t xml:space="preserve"> </w:t>
      </w:r>
      <w:r w:rsidR="00245A99" w:rsidRPr="00A13A6C">
        <w:rPr>
          <w:rFonts w:ascii="Times New Roman" w:hAnsi="Times New Roman" w:cs="Times New Roman"/>
        </w:rPr>
        <w:t>years across the sequence, with minimum uncertainty</w:t>
      </w:r>
      <w:r w:rsidR="00890361" w:rsidRPr="00A13A6C">
        <w:rPr>
          <w:rFonts w:ascii="Times New Roman" w:hAnsi="Times New Roman" w:cs="Times New Roman"/>
        </w:rPr>
        <w:t xml:space="preserve"> of </w:t>
      </w:r>
      <w:r w:rsidR="005B5BAF" w:rsidRPr="00A13A6C">
        <w:rPr>
          <w:rFonts w:ascii="Times New Roman" w:hAnsi="Times New Roman" w:cs="Times New Roman"/>
        </w:rPr>
        <w:t>±</w:t>
      </w:r>
      <w:r w:rsidR="00890361" w:rsidRPr="00A13A6C">
        <w:rPr>
          <w:rFonts w:ascii="Times New Roman" w:hAnsi="Times New Roman" w:cs="Times New Roman"/>
        </w:rPr>
        <w:t>297 years</w:t>
      </w:r>
      <w:r w:rsidR="00245A99" w:rsidRPr="00A13A6C">
        <w:rPr>
          <w:rFonts w:ascii="Times New Roman" w:hAnsi="Times New Roman" w:cs="Times New Roman"/>
        </w:rPr>
        <w:t xml:space="preserve"> at 182 cm depth and maximum</w:t>
      </w:r>
      <w:r w:rsidR="00890361" w:rsidRPr="00A13A6C">
        <w:rPr>
          <w:rFonts w:ascii="Times New Roman" w:hAnsi="Times New Roman" w:cs="Times New Roman"/>
        </w:rPr>
        <w:t xml:space="preserve"> uncertainty of </w:t>
      </w:r>
      <w:r w:rsidR="005B5BAF" w:rsidRPr="00A13A6C">
        <w:rPr>
          <w:rFonts w:ascii="Times New Roman" w:hAnsi="Times New Roman" w:cs="Times New Roman"/>
        </w:rPr>
        <w:t>±</w:t>
      </w:r>
      <w:r w:rsidR="00890361" w:rsidRPr="00A13A6C">
        <w:rPr>
          <w:rFonts w:ascii="Times New Roman" w:hAnsi="Times New Roman" w:cs="Times New Roman"/>
        </w:rPr>
        <w:t>1,629 years</w:t>
      </w:r>
      <w:r w:rsidR="00245A99" w:rsidRPr="00A13A6C">
        <w:rPr>
          <w:rFonts w:ascii="Times New Roman" w:hAnsi="Times New Roman" w:cs="Times New Roman"/>
        </w:rPr>
        <w:t xml:space="preserve"> at 2</w:t>
      </w:r>
      <w:r w:rsidR="0027475C" w:rsidRPr="00A13A6C">
        <w:rPr>
          <w:rFonts w:ascii="Times New Roman" w:hAnsi="Times New Roman" w:cs="Times New Roman"/>
        </w:rPr>
        <w:t>22</w:t>
      </w:r>
      <w:r w:rsidR="00245A99" w:rsidRPr="00A13A6C">
        <w:rPr>
          <w:rFonts w:ascii="Times New Roman" w:hAnsi="Times New Roman" w:cs="Times New Roman"/>
        </w:rPr>
        <w:t xml:space="preserve"> cm depth (Fig</w:t>
      </w:r>
      <w:r w:rsidR="00977B91" w:rsidRPr="00A13A6C">
        <w:rPr>
          <w:rFonts w:ascii="Times New Roman" w:hAnsi="Times New Roman" w:cs="Times New Roman"/>
        </w:rPr>
        <w:t>ure 2)</w:t>
      </w:r>
      <w:r w:rsidR="00245A99" w:rsidRPr="00A13A6C">
        <w:rPr>
          <w:rFonts w:ascii="Times New Roman" w:hAnsi="Times New Roman" w:cs="Times New Roman"/>
        </w:rPr>
        <w:t xml:space="preserve">. </w:t>
      </w:r>
      <w:r w:rsidR="00EE3B53" w:rsidRPr="00A13A6C">
        <w:rPr>
          <w:rFonts w:ascii="Times New Roman" w:hAnsi="Times New Roman" w:cs="Times New Roman"/>
        </w:rPr>
        <w:t>Mean sedimentation rates increased from 0.04 mm/year (SD = 0.02) in the Pleistocene section of the core (&gt;199 cm depth) to 0.146 mm/year (SD = 0.035) in the Early Holocene</w:t>
      </w:r>
      <w:r w:rsidR="00C32D74" w:rsidRPr="00A13A6C">
        <w:rPr>
          <w:rFonts w:ascii="Times New Roman" w:hAnsi="Times New Roman" w:cs="Times New Roman"/>
        </w:rPr>
        <w:t xml:space="preserve">, suggesting </w:t>
      </w:r>
      <w:r w:rsidR="00046892" w:rsidRPr="00A13A6C">
        <w:rPr>
          <w:rFonts w:ascii="Times New Roman" w:hAnsi="Times New Roman" w:cs="Times New Roman"/>
        </w:rPr>
        <w:t>increased</w:t>
      </w:r>
      <w:r w:rsidR="00C32D74" w:rsidRPr="00A13A6C">
        <w:rPr>
          <w:rFonts w:ascii="Times New Roman" w:hAnsi="Times New Roman" w:cs="Times New Roman"/>
        </w:rPr>
        <w:t xml:space="preserve"> accumulation</w:t>
      </w:r>
      <w:r w:rsidR="0056133C" w:rsidRPr="00A13A6C">
        <w:rPr>
          <w:rFonts w:ascii="Times New Roman" w:hAnsi="Times New Roman" w:cs="Times New Roman"/>
        </w:rPr>
        <w:t xml:space="preserve"> rate</w:t>
      </w:r>
      <w:r w:rsidR="00C32D74" w:rsidRPr="00A13A6C">
        <w:rPr>
          <w:rFonts w:ascii="Times New Roman" w:hAnsi="Times New Roman" w:cs="Times New Roman"/>
        </w:rPr>
        <w:t xml:space="preserve"> during the transition into the Holocene</w:t>
      </w:r>
      <w:r w:rsidR="00086237" w:rsidRPr="00A13A6C">
        <w:rPr>
          <w:rFonts w:ascii="Times New Roman" w:hAnsi="Times New Roman" w:cs="Times New Roman"/>
        </w:rPr>
        <w:t xml:space="preserve"> (i.e., &lt; 200 cm depth)</w:t>
      </w:r>
      <w:r w:rsidR="00CF27C8" w:rsidRPr="00A13A6C">
        <w:rPr>
          <w:rFonts w:ascii="Times New Roman" w:hAnsi="Times New Roman" w:cs="Times New Roman"/>
        </w:rPr>
        <w:t xml:space="preserve"> (Figure </w:t>
      </w:r>
      <w:r w:rsidR="00977B91" w:rsidRPr="00A13A6C">
        <w:rPr>
          <w:rFonts w:ascii="Times New Roman" w:hAnsi="Times New Roman" w:cs="Times New Roman"/>
        </w:rPr>
        <w:t>2</w:t>
      </w:r>
      <w:r w:rsidR="00CF27C8" w:rsidRPr="00A13A6C">
        <w:rPr>
          <w:rFonts w:ascii="Times New Roman" w:hAnsi="Times New Roman" w:cs="Times New Roman"/>
        </w:rPr>
        <w:t>)</w:t>
      </w:r>
      <w:r w:rsidR="00C32D74" w:rsidRPr="00A13A6C">
        <w:rPr>
          <w:rFonts w:ascii="Times New Roman" w:hAnsi="Times New Roman"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7C37F9" w:rsidRPr="00A13A6C" w14:paraId="4C4A5E97" w14:textId="77777777" w:rsidTr="00A4259D">
        <w:tc>
          <w:tcPr>
            <w:tcW w:w="8494" w:type="dxa"/>
          </w:tcPr>
          <w:p w14:paraId="2B1E8112" w14:textId="0F0711A9" w:rsidR="007C37F9" w:rsidRPr="00A13A6C" w:rsidRDefault="00240700" w:rsidP="00BA38A3">
            <w:pPr>
              <w:spacing w:before="120" w:after="120" w:line="360" w:lineRule="auto"/>
              <w:rPr>
                <w:rFonts w:ascii="Times New Roman" w:hAnsi="Times New Roman" w:cs="Times New Roman"/>
              </w:rPr>
            </w:pPr>
            <w:r w:rsidRPr="00A13A6C">
              <w:rPr>
                <w:rFonts w:ascii="Times New Roman" w:hAnsi="Times New Roman" w:cs="Times New Roman"/>
                <w:noProof/>
              </w:rPr>
              <w:lastRenderedPageBreak/>
              <w:t xml:space="preserve"> </w:t>
            </w:r>
            <w:r w:rsidR="007C37F9" w:rsidRPr="00A13A6C">
              <w:rPr>
                <w:rFonts w:ascii="Times New Roman" w:hAnsi="Times New Roman" w:cs="Times New Roman"/>
                <w:noProof/>
              </w:rPr>
              <w:drawing>
                <wp:inline distT="0" distB="0" distL="0" distR="0" wp14:anchorId="01FAF54D" wp14:editId="13A138C2">
                  <wp:extent cx="5400040" cy="5969635"/>
                  <wp:effectExtent l="0" t="0" r="0" b="0"/>
                  <wp:docPr id="12058566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56657" name="Picture 1205856657"/>
                          <pic:cNvPicPr/>
                        </pic:nvPicPr>
                        <pic:blipFill>
                          <a:blip r:embed="rId10">
                            <a:extLst>
                              <a:ext uri="{28A0092B-C50C-407E-A947-70E740481C1C}">
                                <a14:useLocalDpi xmlns:a14="http://schemas.microsoft.com/office/drawing/2010/main" val="0"/>
                              </a:ext>
                            </a:extLst>
                          </a:blip>
                          <a:stretch>
                            <a:fillRect/>
                          </a:stretch>
                        </pic:blipFill>
                        <pic:spPr>
                          <a:xfrm>
                            <a:off x="0" y="0"/>
                            <a:ext cx="5400040" cy="5969635"/>
                          </a:xfrm>
                          <a:prstGeom prst="rect">
                            <a:avLst/>
                          </a:prstGeom>
                        </pic:spPr>
                      </pic:pic>
                    </a:graphicData>
                  </a:graphic>
                </wp:inline>
              </w:drawing>
            </w:r>
          </w:p>
        </w:tc>
      </w:tr>
      <w:tr w:rsidR="007C37F9" w:rsidRPr="00A13A6C" w14:paraId="28D156C8" w14:textId="77777777" w:rsidTr="00A4259D">
        <w:tc>
          <w:tcPr>
            <w:tcW w:w="8494" w:type="dxa"/>
          </w:tcPr>
          <w:p w14:paraId="5C1B9288" w14:textId="022C2168" w:rsidR="007C37F9" w:rsidRPr="00A13A6C" w:rsidRDefault="007C37F9" w:rsidP="00BA38A3">
            <w:pPr>
              <w:spacing w:before="120" w:after="120" w:line="360" w:lineRule="auto"/>
              <w:jc w:val="both"/>
              <w:rPr>
                <w:rFonts w:ascii="Times New Roman" w:hAnsi="Times New Roman" w:cs="Times New Roman"/>
              </w:rPr>
            </w:pPr>
            <w:r w:rsidRPr="00A13A6C">
              <w:rPr>
                <w:rFonts w:ascii="Times New Roman" w:hAnsi="Times New Roman" w:cs="Times New Roman"/>
              </w:rPr>
              <w:t>Fig. 2. Age-depth model for the Verdeospesoa peat sequence showing the time interval analysed in this study (25,000-10,000 cal yr BP). (a)</w:t>
            </w:r>
            <w:r w:rsidR="00D86AF5" w:rsidRPr="00A13A6C">
              <w:rPr>
                <w:rFonts w:ascii="Times New Roman" w:hAnsi="Times New Roman" w:cs="Times New Roman"/>
              </w:rPr>
              <w:t>. Markov chain Monte Carlo iterations (log of objective). (b) Prior (green curve) and posterior (grey histogram) distribution for the accumulation rate. (c) Prior (green curve) and posterior (grey histogram) distribution for the memory.</w:t>
            </w:r>
            <w:r w:rsidRPr="00A13A6C">
              <w:rPr>
                <w:rFonts w:ascii="Times New Roman" w:hAnsi="Times New Roman" w:cs="Times New Roman"/>
              </w:rPr>
              <w:t xml:space="preserve"> (d) Main age-depth model with calibrated radiocarbon dates and 95% confidence envelope (grey). (e) Temporal evolution of sedimentation rates (mm/yr). </w:t>
            </w:r>
          </w:p>
        </w:tc>
      </w:tr>
    </w:tbl>
    <w:p w14:paraId="6B6209CA" w14:textId="77777777" w:rsidR="007C37F9" w:rsidRPr="00A13A6C" w:rsidRDefault="007C37F9" w:rsidP="00BA38A3">
      <w:pPr>
        <w:spacing w:before="120" w:after="120" w:line="360" w:lineRule="auto"/>
        <w:jc w:val="both"/>
        <w:rPr>
          <w:rFonts w:ascii="Times New Roman" w:hAnsi="Times New Roman" w:cs="Times New Roman"/>
        </w:rPr>
      </w:pPr>
    </w:p>
    <w:p w14:paraId="6474832F" w14:textId="6C92882A" w:rsidR="00DE4955" w:rsidRPr="00A13A6C" w:rsidRDefault="00C93DD0" w:rsidP="00BA38A3">
      <w:pPr>
        <w:spacing w:before="120" w:after="120" w:line="360" w:lineRule="auto"/>
        <w:rPr>
          <w:rFonts w:ascii="Times New Roman" w:hAnsi="Times New Roman" w:cs="Times New Roman"/>
          <w:b/>
          <w:bCs/>
        </w:rPr>
      </w:pPr>
      <w:r w:rsidRPr="00A13A6C">
        <w:rPr>
          <w:rFonts w:ascii="Times New Roman" w:hAnsi="Times New Roman" w:cs="Times New Roman"/>
          <w:b/>
          <w:bCs/>
        </w:rPr>
        <w:t>n-Alkane distributions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875100" w:rsidRPr="00A13A6C" w14:paraId="3BE84217" w14:textId="77777777" w:rsidTr="00A4259D">
        <w:tc>
          <w:tcPr>
            <w:tcW w:w="8494" w:type="dxa"/>
          </w:tcPr>
          <w:p w14:paraId="5B759895" w14:textId="77777777" w:rsidR="00875100" w:rsidRPr="00A13A6C" w:rsidRDefault="00875100" w:rsidP="00BA38A3">
            <w:pPr>
              <w:spacing w:before="120" w:after="120" w:line="360" w:lineRule="auto"/>
              <w:rPr>
                <w:rFonts w:ascii="Times New Roman" w:hAnsi="Times New Roman" w:cs="Times New Roman"/>
              </w:rPr>
            </w:pPr>
          </w:p>
          <w:p w14:paraId="496B7EB2" w14:textId="08F3C874" w:rsidR="00875100" w:rsidRPr="00A13A6C" w:rsidRDefault="004C546B" w:rsidP="004C546B">
            <w:pPr>
              <w:spacing w:before="120" w:after="120" w:line="360" w:lineRule="auto"/>
              <w:jc w:val="center"/>
              <w:rPr>
                <w:rFonts w:ascii="Times New Roman" w:hAnsi="Times New Roman" w:cs="Times New Roman"/>
              </w:rPr>
            </w:pPr>
            <w:r>
              <w:rPr>
                <w:rFonts w:ascii="Times New Roman" w:hAnsi="Times New Roman" w:cs="Times New Roman"/>
                <w:noProof/>
              </w:rPr>
              <w:drawing>
                <wp:inline distT="0" distB="0" distL="0" distR="0" wp14:anchorId="251763BD" wp14:editId="6AE395C7">
                  <wp:extent cx="4693920" cy="7425409"/>
                  <wp:effectExtent l="0" t="0" r="0" b="4445"/>
                  <wp:docPr id="16128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99880" cy="7434837"/>
                          </a:xfrm>
                          <a:prstGeom prst="rect">
                            <a:avLst/>
                          </a:prstGeom>
                          <a:noFill/>
                          <a:ln>
                            <a:noFill/>
                          </a:ln>
                        </pic:spPr>
                      </pic:pic>
                    </a:graphicData>
                  </a:graphic>
                </wp:inline>
              </w:drawing>
            </w:r>
          </w:p>
        </w:tc>
      </w:tr>
      <w:tr w:rsidR="00875100" w:rsidRPr="00A13A6C" w14:paraId="18B75C5C" w14:textId="77777777" w:rsidTr="00A4259D">
        <w:tc>
          <w:tcPr>
            <w:tcW w:w="8494" w:type="dxa"/>
          </w:tcPr>
          <w:p w14:paraId="583C3483" w14:textId="2FD3D57D" w:rsidR="00875100" w:rsidRPr="00A13A6C" w:rsidRDefault="00875100" w:rsidP="00BA38A3">
            <w:pPr>
              <w:spacing w:before="120" w:after="120" w:line="360" w:lineRule="auto"/>
              <w:jc w:val="both"/>
              <w:rPr>
                <w:rFonts w:ascii="Times New Roman" w:hAnsi="Times New Roman" w:cs="Times New Roman"/>
              </w:rPr>
            </w:pPr>
            <w:r w:rsidRPr="00A13A6C">
              <w:rPr>
                <w:rFonts w:ascii="Times New Roman" w:hAnsi="Times New Roman" w:cs="Times New Roman"/>
              </w:rPr>
              <w:t>Figure 3. Relative abundance of individual n-alkane homologues by sample depth (cm). The 95% confidence interval age of each sample is shown in parentheses. Odd-numbered homologues are shown in blue and even-numbered homologues in yellow.</w:t>
            </w:r>
            <w:r w:rsidR="00EE5C81">
              <w:rPr>
                <w:noProof/>
              </w:rPr>
              <w:t xml:space="preserve"> </w:t>
            </w:r>
          </w:p>
        </w:tc>
      </w:tr>
    </w:tbl>
    <w:p w14:paraId="79A8CAB6" w14:textId="77777777" w:rsidR="00875100" w:rsidRPr="00A13A6C" w:rsidRDefault="00875100" w:rsidP="00BA38A3">
      <w:pPr>
        <w:spacing w:before="120" w:after="120" w:line="360" w:lineRule="auto"/>
        <w:rPr>
          <w:rFonts w:ascii="Times New Roman" w:hAnsi="Times New Roman" w:cs="Times New Roman"/>
          <w:b/>
          <w:bCs/>
        </w:rPr>
      </w:pPr>
    </w:p>
    <w:p w14:paraId="3FCF0EE3" w14:textId="4F2842FA" w:rsidR="008301ED" w:rsidRPr="00A13A6C" w:rsidRDefault="00FD7A56" w:rsidP="00C2465E">
      <w:pPr>
        <w:spacing w:before="120" w:after="120" w:line="480" w:lineRule="auto"/>
        <w:jc w:val="both"/>
        <w:rPr>
          <w:rFonts w:ascii="Times New Roman" w:hAnsi="Times New Roman" w:cs="Times New Roman"/>
        </w:rPr>
      </w:pPr>
      <w:r w:rsidRPr="00A13A6C">
        <w:rPr>
          <w:rFonts w:ascii="Times New Roman" w:hAnsi="Times New Roman" w:cs="Times New Roman"/>
        </w:rPr>
        <w:t>The n-alkane distributions span n-C₁₅–n-C₃₆, exhibit a consistent odd-over-even predominance throughout the sequence, and show marked temporal variability in chain-length distributions (Fig</w:t>
      </w:r>
      <w:r w:rsidR="00D94E6B" w:rsidRPr="00A13A6C">
        <w:rPr>
          <w:rFonts w:ascii="Times New Roman" w:hAnsi="Times New Roman" w:cs="Times New Roman"/>
        </w:rPr>
        <w:t>ure</w:t>
      </w:r>
      <w:r w:rsidRPr="00A13A6C">
        <w:rPr>
          <w:rFonts w:ascii="Times New Roman" w:hAnsi="Times New Roman" w:cs="Times New Roman"/>
        </w:rPr>
        <w:t xml:space="preserve"> </w:t>
      </w:r>
      <w:r w:rsidR="00D94E6B" w:rsidRPr="00A13A6C">
        <w:rPr>
          <w:rFonts w:ascii="Times New Roman" w:hAnsi="Times New Roman" w:cs="Times New Roman"/>
        </w:rPr>
        <w:t>3</w:t>
      </w:r>
      <w:r w:rsidRPr="00A13A6C">
        <w:rPr>
          <w:rFonts w:ascii="Times New Roman" w:hAnsi="Times New Roman" w:cs="Times New Roman"/>
        </w:rPr>
        <w:t xml:space="preserve">). At the </w:t>
      </w:r>
      <w:r w:rsidR="00904BAF" w:rsidRPr="00A13A6C">
        <w:rPr>
          <w:rFonts w:ascii="Times New Roman" w:hAnsi="Times New Roman" w:cs="Times New Roman"/>
        </w:rPr>
        <w:t>lower part of</w:t>
      </w:r>
      <w:r w:rsidRPr="00A13A6C">
        <w:rPr>
          <w:rFonts w:ascii="Times New Roman" w:hAnsi="Times New Roman" w:cs="Times New Roman"/>
        </w:rPr>
        <w:t xml:space="preserve"> sequence (&gt;210 cm depth</w:t>
      </w:r>
      <w:r w:rsidR="00904BAF" w:rsidRPr="00A13A6C">
        <w:rPr>
          <w:rFonts w:ascii="Times New Roman" w:hAnsi="Times New Roman" w:cs="Times New Roman"/>
        </w:rPr>
        <w:t xml:space="preserve">; </w:t>
      </w:r>
      <w:r w:rsidR="00AD6F02" w:rsidRPr="00A13A6C">
        <w:rPr>
          <w:rFonts w:ascii="Times New Roman" w:hAnsi="Times New Roman" w:cs="Times New Roman"/>
        </w:rPr>
        <w:t>&gt;1</w:t>
      </w:r>
      <w:r w:rsidR="0086614B" w:rsidRPr="00A13A6C">
        <w:rPr>
          <w:rFonts w:ascii="Times New Roman" w:hAnsi="Times New Roman" w:cs="Times New Roman"/>
        </w:rPr>
        <w:t>6</w:t>
      </w:r>
      <w:r w:rsidR="00AD6F02" w:rsidRPr="00A13A6C">
        <w:rPr>
          <w:rFonts w:ascii="Times New Roman" w:hAnsi="Times New Roman" w:cs="Times New Roman"/>
        </w:rPr>
        <w:t>,</w:t>
      </w:r>
      <w:r w:rsidR="0086614B" w:rsidRPr="00A13A6C">
        <w:rPr>
          <w:rFonts w:ascii="Times New Roman" w:hAnsi="Times New Roman" w:cs="Times New Roman"/>
        </w:rPr>
        <w:t>73</w:t>
      </w:r>
      <w:r w:rsidR="00AD6F02" w:rsidRPr="00A13A6C">
        <w:rPr>
          <w:rFonts w:ascii="Times New Roman" w:hAnsi="Times New Roman" w:cs="Times New Roman"/>
        </w:rPr>
        <w:t>0 cal yrs BP</w:t>
      </w:r>
      <w:r w:rsidRPr="00A13A6C">
        <w:rPr>
          <w:rFonts w:ascii="Times New Roman" w:hAnsi="Times New Roman" w:cs="Times New Roman"/>
        </w:rPr>
        <w:t>), the</w:t>
      </w:r>
      <w:r w:rsidR="00961E57" w:rsidRPr="00A13A6C">
        <w:rPr>
          <w:rFonts w:ascii="Times New Roman" w:hAnsi="Times New Roman" w:cs="Times New Roman"/>
        </w:rPr>
        <w:t>re is</w:t>
      </w:r>
      <w:r w:rsidR="00D90285" w:rsidRPr="00A13A6C">
        <w:rPr>
          <w:rFonts w:ascii="Times New Roman" w:hAnsi="Times New Roman" w:cs="Times New Roman"/>
        </w:rPr>
        <w:t xml:space="preserve"> a</w:t>
      </w:r>
      <w:r w:rsidRPr="00A13A6C">
        <w:rPr>
          <w:rFonts w:ascii="Times New Roman" w:hAnsi="Times New Roman" w:cs="Times New Roman"/>
        </w:rPr>
        <w:t xml:space="preserve"> predominance of short-chain n-alkanes (&lt;C₂₅) </w:t>
      </w:r>
      <w:r w:rsidR="001A41A8" w:rsidRPr="00A13A6C">
        <w:rPr>
          <w:rFonts w:ascii="Times New Roman" w:hAnsi="Times New Roman" w:cs="Times New Roman"/>
        </w:rPr>
        <w:t xml:space="preserve">and </w:t>
      </w:r>
      <w:r w:rsidRPr="00A13A6C">
        <w:rPr>
          <w:rFonts w:ascii="Times New Roman" w:hAnsi="Times New Roman" w:cs="Times New Roman"/>
        </w:rPr>
        <w:t>low CPI values</w:t>
      </w:r>
      <w:r w:rsidR="00D90285" w:rsidRPr="00A13A6C">
        <w:rPr>
          <w:rFonts w:ascii="Times New Roman" w:hAnsi="Times New Roman" w:cs="Times New Roman"/>
        </w:rPr>
        <w:t xml:space="preserve"> (mean 2.8</w:t>
      </w:r>
      <w:r w:rsidR="000860FC" w:rsidRPr="00A13A6C">
        <w:rPr>
          <w:rFonts w:ascii="Times New Roman" w:hAnsi="Times New Roman" w:cs="Times New Roman"/>
        </w:rPr>
        <w:t>2</w:t>
      </w:r>
      <w:r w:rsidR="0086023F" w:rsidRPr="00A13A6C">
        <w:rPr>
          <w:rFonts w:ascii="Times New Roman" w:hAnsi="Times New Roman" w:cs="Times New Roman"/>
        </w:rPr>
        <w:t>;</w:t>
      </w:r>
      <w:r w:rsidR="00D90285" w:rsidRPr="00A13A6C">
        <w:rPr>
          <w:rFonts w:ascii="Times New Roman" w:hAnsi="Times New Roman" w:cs="Times New Roman"/>
        </w:rPr>
        <w:t xml:space="preserve"> SD</w:t>
      </w:r>
      <w:r w:rsidR="00792ACA" w:rsidRPr="00A13A6C">
        <w:rPr>
          <w:rFonts w:ascii="Times New Roman" w:hAnsi="Times New Roman" w:cs="Times New Roman"/>
        </w:rPr>
        <w:t xml:space="preserve"> 0.81</w:t>
      </w:r>
      <w:r w:rsidR="00D90285" w:rsidRPr="00A13A6C">
        <w:rPr>
          <w:rFonts w:ascii="Times New Roman" w:hAnsi="Times New Roman" w:cs="Times New Roman"/>
        </w:rPr>
        <w:t>)</w:t>
      </w:r>
      <w:r w:rsidRPr="00A13A6C">
        <w:rPr>
          <w:rFonts w:ascii="Times New Roman" w:hAnsi="Times New Roman" w:cs="Times New Roman"/>
        </w:rPr>
        <w:t xml:space="preserve"> </w:t>
      </w:r>
      <w:r w:rsidR="00344E5E" w:rsidRPr="00A13A6C">
        <w:rPr>
          <w:rFonts w:ascii="Times New Roman" w:hAnsi="Times New Roman" w:cs="Times New Roman"/>
        </w:rPr>
        <w:t>(Figure</w:t>
      </w:r>
      <w:r w:rsidR="00006CF9" w:rsidRPr="00A13A6C">
        <w:rPr>
          <w:rFonts w:ascii="Times New Roman" w:hAnsi="Times New Roman" w:cs="Times New Roman"/>
        </w:rPr>
        <w:t>s</w:t>
      </w:r>
      <w:r w:rsidR="00344E5E" w:rsidRPr="00A13A6C">
        <w:rPr>
          <w:rFonts w:ascii="Times New Roman" w:hAnsi="Times New Roman" w:cs="Times New Roman"/>
        </w:rPr>
        <w:t xml:space="preserve"> </w:t>
      </w:r>
      <w:r w:rsidR="00F21948" w:rsidRPr="00A13A6C">
        <w:rPr>
          <w:rFonts w:ascii="Times New Roman" w:hAnsi="Times New Roman" w:cs="Times New Roman"/>
        </w:rPr>
        <w:t>3</w:t>
      </w:r>
      <w:r w:rsidR="00006CF9" w:rsidRPr="00A13A6C">
        <w:rPr>
          <w:rFonts w:ascii="Times New Roman" w:hAnsi="Times New Roman" w:cs="Times New Roman"/>
        </w:rPr>
        <w:t xml:space="preserve"> and </w:t>
      </w:r>
      <w:r w:rsidR="00F21948" w:rsidRPr="00A13A6C">
        <w:rPr>
          <w:rFonts w:ascii="Times New Roman" w:hAnsi="Times New Roman" w:cs="Times New Roman"/>
        </w:rPr>
        <w:t>4</w:t>
      </w:r>
      <w:r w:rsidR="00344E5E" w:rsidRPr="00A13A6C">
        <w:rPr>
          <w:rFonts w:ascii="Times New Roman" w:hAnsi="Times New Roman" w:cs="Times New Roman"/>
        </w:rPr>
        <w:t>)</w:t>
      </w:r>
      <w:r w:rsidRPr="00A13A6C">
        <w:rPr>
          <w:rFonts w:ascii="Times New Roman" w:hAnsi="Times New Roman" w:cs="Times New Roman"/>
        </w:rPr>
        <w:t>.</w:t>
      </w:r>
      <w:r w:rsidR="009A350A" w:rsidRPr="00A13A6C">
        <w:rPr>
          <w:rFonts w:ascii="Times New Roman" w:hAnsi="Times New Roman" w:cs="Times New Roman"/>
        </w:rPr>
        <w:t xml:space="preserve"> </w:t>
      </w:r>
      <w:r w:rsidR="00830888" w:rsidRPr="00A13A6C">
        <w:rPr>
          <w:rFonts w:ascii="Times New Roman" w:hAnsi="Times New Roman" w:cs="Times New Roman"/>
        </w:rPr>
        <w:t>T</w:t>
      </w:r>
      <w:r w:rsidR="005B6545" w:rsidRPr="00A13A6C">
        <w:rPr>
          <w:rFonts w:ascii="Times New Roman" w:hAnsi="Times New Roman" w:cs="Times New Roman"/>
        </w:rPr>
        <w:t>he high P</w:t>
      </w:r>
      <w:r w:rsidR="005B6545" w:rsidRPr="00A13A6C">
        <w:rPr>
          <w:rFonts w:ascii="Times New Roman" w:hAnsi="Times New Roman" w:cs="Times New Roman"/>
          <w:vertAlign w:val="subscript"/>
        </w:rPr>
        <w:t>AQ</w:t>
      </w:r>
      <w:r w:rsidR="00B17BA5" w:rsidRPr="00A13A6C">
        <w:rPr>
          <w:rFonts w:ascii="Times New Roman" w:hAnsi="Times New Roman" w:cs="Times New Roman"/>
          <w:vertAlign w:val="subscript"/>
        </w:rPr>
        <w:t xml:space="preserve"> </w:t>
      </w:r>
      <w:r w:rsidR="00B17BA5" w:rsidRPr="00A13A6C">
        <w:rPr>
          <w:rFonts w:ascii="Times New Roman" w:hAnsi="Times New Roman" w:cs="Times New Roman"/>
        </w:rPr>
        <w:t>index</w:t>
      </w:r>
      <w:r w:rsidR="00830888" w:rsidRPr="00A13A6C">
        <w:rPr>
          <w:rFonts w:ascii="Times New Roman" w:hAnsi="Times New Roman" w:cs="Times New Roman"/>
        </w:rPr>
        <w:t xml:space="preserve"> </w:t>
      </w:r>
      <w:r w:rsidR="00646599" w:rsidRPr="00A13A6C">
        <w:rPr>
          <w:rFonts w:ascii="Times New Roman" w:hAnsi="Times New Roman" w:cs="Times New Roman"/>
        </w:rPr>
        <w:t>between 225 and 210 cm depth</w:t>
      </w:r>
      <w:r w:rsidR="008A5C86" w:rsidRPr="00A13A6C">
        <w:rPr>
          <w:rFonts w:ascii="Times New Roman" w:hAnsi="Times New Roman" w:cs="Times New Roman"/>
        </w:rPr>
        <w:t xml:space="preserve"> (</w:t>
      </w:r>
      <w:r w:rsidR="001F21B8" w:rsidRPr="00A13A6C">
        <w:rPr>
          <w:rFonts w:ascii="Times New Roman" w:hAnsi="Times New Roman" w:cs="Times New Roman"/>
        </w:rPr>
        <w:t>24,</w:t>
      </w:r>
      <w:r w:rsidR="00717A53" w:rsidRPr="00A13A6C">
        <w:rPr>
          <w:rFonts w:ascii="Times New Roman" w:hAnsi="Times New Roman" w:cs="Times New Roman"/>
        </w:rPr>
        <w:t>929</w:t>
      </w:r>
      <w:r w:rsidR="001F21B8" w:rsidRPr="00A13A6C">
        <w:rPr>
          <w:rFonts w:ascii="Times New Roman" w:hAnsi="Times New Roman" w:cs="Times New Roman"/>
        </w:rPr>
        <w:t>-1</w:t>
      </w:r>
      <w:r w:rsidR="00717A53" w:rsidRPr="00A13A6C">
        <w:rPr>
          <w:rFonts w:ascii="Times New Roman" w:hAnsi="Times New Roman" w:cs="Times New Roman"/>
        </w:rPr>
        <w:t>6</w:t>
      </w:r>
      <w:r w:rsidR="001F21B8" w:rsidRPr="00A13A6C">
        <w:rPr>
          <w:rFonts w:ascii="Times New Roman" w:hAnsi="Times New Roman" w:cs="Times New Roman"/>
        </w:rPr>
        <w:t>,</w:t>
      </w:r>
      <w:r w:rsidR="00717A53" w:rsidRPr="00A13A6C">
        <w:rPr>
          <w:rFonts w:ascii="Times New Roman" w:hAnsi="Times New Roman" w:cs="Times New Roman"/>
        </w:rPr>
        <w:t>73</w:t>
      </w:r>
      <w:r w:rsidR="001F21B8" w:rsidRPr="00A13A6C">
        <w:rPr>
          <w:rFonts w:ascii="Times New Roman" w:hAnsi="Times New Roman" w:cs="Times New Roman"/>
        </w:rPr>
        <w:t>0 cal yrs BP</w:t>
      </w:r>
      <w:r w:rsidR="008A5C86" w:rsidRPr="00A13A6C">
        <w:rPr>
          <w:rFonts w:ascii="Times New Roman" w:hAnsi="Times New Roman" w:cs="Times New Roman"/>
        </w:rPr>
        <w:t>)</w:t>
      </w:r>
      <w:r w:rsidR="00830888" w:rsidRPr="00A13A6C">
        <w:rPr>
          <w:rFonts w:ascii="Times New Roman" w:hAnsi="Times New Roman" w:cs="Times New Roman"/>
        </w:rPr>
        <w:t xml:space="preserve"> further </w:t>
      </w:r>
      <w:r w:rsidR="00FA7EEB" w:rsidRPr="00A13A6C">
        <w:rPr>
          <w:rFonts w:ascii="Times New Roman" w:hAnsi="Times New Roman" w:cs="Times New Roman"/>
        </w:rPr>
        <w:t>suggests</w:t>
      </w:r>
      <w:r w:rsidR="00830888" w:rsidRPr="00A13A6C">
        <w:rPr>
          <w:rFonts w:ascii="Times New Roman" w:hAnsi="Times New Roman" w:cs="Times New Roman"/>
        </w:rPr>
        <w:t xml:space="preserve"> a </w:t>
      </w:r>
      <w:r w:rsidR="007552DB" w:rsidRPr="00A13A6C">
        <w:rPr>
          <w:rFonts w:ascii="Times New Roman" w:hAnsi="Times New Roman" w:cs="Times New Roman"/>
        </w:rPr>
        <w:t>greater</w:t>
      </w:r>
      <w:r w:rsidR="00830888" w:rsidRPr="00A13A6C">
        <w:rPr>
          <w:rFonts w:ascii="Times New Roman" w:hAnsi="Times New Roman" w:cs="Times New Roman"/>
        </w:rPr>
        <w:t xml:space="preserve"> input from </w:t>
      </w:r>
      <w:r w:rsidR="00FA7EEB" w:rsidRPr="00A13A6C">
        <w:rPr>
          <w:rFonts w:ascii="Times New Roman" w:hAnsi="Times New Roman" w:cs="Times New Roman"/>
        </w:rPr>
        <w:t xml:space="preserve">aquatic </w:t>
      </w:r>
      <w:r w:rsidR="00830888" w:rsidRPr="00A13A6C">
        <w:rPr>
          <w:rFonts w:ascii="Times New Roman" w:hAnsi="Times New Roman" w:cs="Times New Roman"/>
        </w:rPr>
        <w:t>macrophytes</w:t>
      </w:r>
      <w:r w:rsidR="00FA7EEB" w:rsidRPr="00A13A6C">
        <w:rPr>
          <w:rFonts w:ascii="Times New Roman" w:hAnsi="Times New Roman" w:cs="Times New Roman"/>
        </w:rPr>
        <w:t xml:space="preserve"> and br</w:t>
      </w:r>
      <w:r w:rsidR="00181AF2" w:rsidRPr="00A13A6C">
        <w:rPr>
          <w:rFonts w:ascii="Times New Roman" w:hAnsi="Times New Roman" w:cs="Times New Roman"/>
        </w:rPr>
        <w:t>yophytes</w:t>
      </w:r>
      <w:r w:rsidR="00830888" w:rsidRPr="00A13A6C">
        <w:rPr>
          <w:rFonts w:ascii="Times New Roman" w:hAnsi="Times New Roman" w:cs="Times New Roman"/>
        </w:rPr>
        <w:t xml:space="preserve"> </w:t>
      </w:r>
      <w:r w:rsidR="00C960EB" w:rsidRPr="00A13A6C">
        <w:rPr>
          <w:rFonts w:ascii="Times New Roman" w:hAnsi="Times New Roman" w:cs="Times New Roman"/>
        </w:rPr>
        <w:t>relative to</w:t>
      </w:r>
      <w:r w:rsidR="00830888" w:rsidRPr="00A13A6C">
        <w:rPr>
          <w:rFonts w:ascii="Times New Roman" w:hAnsi="Times New Roman" w:cs="Times New Roman"/>
        </w:rPr>
        <w:t xml:space="preserve"> subaerial vascular plants</w:t>
      </w:r>
      <w:r w:rsidR="00B44AD6" w:rsidRPr="00A13A6C">
        <w:rPr>
          <w:rFonts w:ascii="Times New Roman" w:hAnsi="Times New Roman" w:cs="Times New Roman"/>
        </w:rPr>
        <w:t>.</w:t>
      </w:r>
      <w:r w:rsidR="00CB6BA2" w:rsidRPr="00A13A6C">
        <w:rPr>
          <w:rFonts w:ascii="Times New Roman" w:hAnsi="Times New Roman" w:cs="Times New Roman"/>
        </w:rPr>
        <w:t xml:space="preserve"> </w:t>
      </w:r>
      <w:r w:rsidR="00F42440" w:rsidRPr="00A13A6C">
        <w:rPr>
          <w:rFonts w:ascii="Times New Roman" w:hAnsi="Times New Roman" w:cs="Times New Roman"/>
        </w:rPr>
        <w:t>Between 210 and 205 cm depth</w:t>
      </w:r>
      <w:r w:rsidR="00EE3B74" w:rsidRPr="00A13A6C">
        <w:rPr>
          <w:rFonts w:ascii="Times New Roman" w:hAnsi="Times New Roman" w:cs="Times New Roman"/>
        </w:rPr>
        <w:t xml:space="preserve"> (</w:t>
      </w:r>
      <w:r w:rsidR="00AC1BF6" w:rsidRPr="00A13A6C">
        <w:rPr>
          <w:rFonts w:ascii="Times New Roman" w:hAnsi="Times New Roman" w:cs="Times New Roman"/>
        </w:rPr>
        <w:t>1</w:t>
      </w:r>
      <w:r w:rsidR="00CF7725" w:rsidRPr="00A13A6C">
        <w:rPr>
          <w:rFonts w:ascii="Times New Roman" w:hAnsi="Times New Roman" w:cs="Times New Roman"/>
        </w:rPr>
        <w:t>6</w:t>
      </w:r>
      <w:r w:rsidR="00AC1BF6" w:rsidRPr="00A13A6C">
        <w:rPr>
          <w:rFonts w:ascii="Times New Roman" w:hAnsi="Times New Roman" w:cs="Times New Roman"/>
        </w:rPr>
        <w:t>,</w:t>
      </w:r>
      <w:r w:rsidR="00CF7725" w:rsidRPr="00A13A6C">
        <w:rPr>
          <w:rFonts w:ascii="Times New Roman" w:hAnsi="Times New Roman" w:cs="Times New Roman"/>
        </w:rPr>
        <w:t>730</w:t>
      </w:r>
      <w:r w:rsidR="00AC1BF6" w:rsidRPr="00A13A6C">
        <w:rPr>
          <w:rFonts w:ascii="Times New Roman" w:hAnsi="Times New Roman" w:cs="Times New Roman"/>
        </w:rPr>
        <w:t>-1</w:t>
      </w:r>
      <w:r w:rsidR="00CF7725" w:rsidRPr="00A13A6C">
        <w:rPr>
          <w:rFonts w:ascii="Times New Roman" w:hAnsi="Times New Roman" w:cs="Times New Roman"/>
        </w:rPr>
        <w:t>2</w:t>
      </w:r>
      <w:r w:rsidR="00AC1BF6" w:rsidRPr="00A13A6C">
        <w:rPr>
          <w:rFonts w:ascii="Times New Roman" w:hAnsi="Times New Roman" w:cs="Times New Roman"/>
        </w:rPr>
        <w:t>,</w:t>
      </w:r>
      <w:r w:rsidR="00CF7725" w:rsidRPr="00A13A6C">
        <w:rPr>
          <w:rFonts w:ascii="Times New Roman" w:hAnsi="Times New Roman" w:cs="Times New Roman"/>
        </w:rPr>
        <w:t>789</w:t>
      </w:r>
      <w:r w:rsidR="00AC1BF6" w:rsidRPr="00A13A6C">
        <w:rPr>
          <w:rFonts w:ascii="Times New Roman" w:hAnsi="Times New Roman" w:cs="Times New Roman"/>
        </w:rPr>
        <w:t xml:space="preserve"> cal yrs BP</w:t>
      </w:r>
      <w:r w:rsidR="00EE3B74" w:rsidRPr="00A13A6C">
        <w:rPr>
          <w:rFonts w:ascii="Times New Roman" w:hAnsi="Times New Roman" w:cs="Times New Roman"/>
        </w:rPr>
        <w:t>)</w:t>
      </w:r>
      <w:r w:rsidR="00F42440" w:rsidRPr="00A13A6C">
        <w:rPr>
          <w:rFonts w:ascii="Times New Roman" w:hAnsi="Times New Roman" w:cs="Times New Roman"/>
        </w:rPr>
        <w:t xml:space="preserve">, </w:t>
      </w:r>
      <w:r w:rsidR="00CB6BA2" w:rsidRPr="00A13A6C">
        <w:rPr>
          <w:rFonts w:ascii="Times New Roman" w:hAnsi="Times New Roman" w:cs="Times New Roman"/>
        </w:rPr>
        <w:t>P</w:t>
      </w:r>
      <w:r w:rsidR="00CB6BA2" w:rsidRPr="00A13A6C">
        <w:rPr>
          <w:rFonts w:ascii="Times New Roman" w:hAnsi="Times New Roman" w:cs="Times New Roman"/>
          <w:vertAlign w:val="subscript"/>
        </w:rPr>
        <w:t>AQ</w:t>
      </w:r>
      <w:r w:rsidR="00CB6BA2" w:rsidRPr="00A13A6C">
        <w:rPr>
          <w:rFonts w:ascii="Times New Roman" w:hAnsi="Times New Roman" w:cs="Times New Roman"/>
        </w:rPr>
        <w:t xml:space="preserve"> values begin a declining trend that continues into the Holocene (Fig</w:t>
      </w:r>
      <w:r w:rsidR="00006CF9" w:rsidRPr="00A13A6C">
        <w:rPr>
          <w:rFonts w:ascii="Times New Roman" w:hAnsi="Times New Roman" w:cs="Times New Roman"/>
        </w:rPr>
        <w:t>ure</w:t>
      </w:r>
      <w:r w:rsidR="00CB6BA2" w:rsidRPr="00A13A6C">
        <w:rPr>
          <w:rFonts w:ascii="Times New Roman" w:hAnsi="Times New Roman" w:cs="Times New Roman"/>
        </w:rPr>
        <w:t xml:space="preserve"> </w:t>
      </w:r>
      <w:r w:rsidR="00F21948" w:rsidRPr="00A13A6C">
        <w:rPr>
          <w:rFonts w:ascii="Times New Roman" w:hAnsi="Times New Roman" w:cs="Times New Roman"/>
        </w:rPr>
        <w:t>4</w:t>
      </w:r>
      <w:r w:rsidR="00CB6BA2" w:rsidRPr="00A13A6C">
        <w:rPr>
          <w:rFonts w:ascii="Times New Roman" w:hAnsi="Times New Roman" w:cs="Times New Roman"/>
        </w:rPr>
        <w:t xml:space="preserve">). </w:t>
      </w:r>
      <w:r w:rsidR="00615032" w:rsidRPr="00A13A6C">
        <w:rPr>
          <w:rFonts w:ascii="Times New Roman" w:hAnsi="Times New Roman" w:cs="Times New Roman"/>
        </w:rPr>
        <w:t>In addition to local soil moisture indicators, high Average Chain Length (ACL</w:t>
      </w:r>
      <w:r w:rsidR="00615032" w:rsidRPr="00A13A6C">
        <w:rPr>
          <w:rFonts w:ascii="Times New Roman" w:hAnsi="Times New Roman" w:cs="Times New Roman"/>
          <w:vertAlign w:val="subscript"/>
        </w:rPr>
        <w:t>n-C27-n-C33</w:t>
      </w:r>
      <w:r w:rsidR="00615032" w:rsidRPr="00A13A6C">
        <w:rPr>
          <w:rFonts w:ascii="Times New Roman" w:hAnsi="Times New Roman" w:cs="Times New Roman"/>
        </w:rPr>
        <w:t>) and high C</w:t>
      </w:r>
      <w:r w:rsidR="00615032" w:rsidRPr="00A13A6C">
        <w:rPr>
          <w:rFonts w:ascii="Times New Roman" w:hAnsi="Times New Roman" w:cs="Times New Roman"/>
          <w:vertAlign w:val="subscript"/>
        </w:rPr>
        <w:t>31</w:t>
      </w:r>
      <w:r w:rsidR="00615032" w:rsidRPr="00A13A6C">
        <w:rPr>
          <w:rFonts w:ascii="Times New Roman" w:hAnsi="Times New Roman" w:cs="Times New Roman"/>
        </w:rPr>
        <w:t>/C</w:t>
      </w:r>
      <w:r w:rsidR="00615032" w:rsidRPr="00A13A6C">
        <w:rPr>
          <w:rFonts w:ascii="Times New Roman" w:hAnsi="Times New Roman" w:cs="Times New Roman"/>
          <w:vertAlign w:val="subscript"/>
        </w:rPr>
        <w:t>27</w:t>
      </w:r>
      <w:r w:rsidR="00615032" w:rsidRPr="00A13A6C">
        <w:rPr>
          <w:rFonts w:ascii="Times New Roman" w:hAnsi="Times New Roman" w:cs="Times New Roman"/>
        </w:rPr>
        <w:t xml:space="preserve"> and C</w:t>
      </w:r>
      <w:r w:rsidR="00615032" w:rsidRPr="00A13A6C">
        <w:rPr>
          <w:rFonts w:ascii="Times New Roman" w:hAnsi="Times New Roman" w:cs="Times New Roman"/>
          <w:vertAlign w:val="subscript"/>
        </w:rPr>
        <w:t>31</w:t>
      </w:r>
      <w:r w:rsidR="00615032" w:rsidRPr="00A13A6C">
        <w:rPr>
          <w:rFonts w:ascii="Times New Roman" w:hAnsi="Times New Roman" w:cs="Times New Roman"/>
        </w:rPr>
        <w:t>/C</w:t>
      </w:r>
      <w:r w:rsidR="00615032" w:rsidRPr="00A13A6C">
        <w:rPr>
          <w:rFonts w:ascii="Times New Roman" w:hAnsi="Times New Roman" w:cs="Times New Roman"/>
          <w:vertAlign w:val="subscript"/>
        </w:rPr>
        <w:t>29</w:t>
      </w:r>
      <w:r w:rsidR="00615032" w:rsidRPr="00A13A6C">
        <w:rPr>
          <w:rFonts w:ascii="Times New Roman" w:hAnsi="Times New Roman" w:cs="Times New Roman"/>
        </w:rPr>
        <w:t xml:space="preserve"> ratios suggest a dominant grassy and herbaceous component in the Pleistocene section of the core (i.e., &gt; 199 cm depth</w:t>
      </w:r>
      <w:r w:rsidR="003C6BF7" w:rsidRPr="00A13A6C">
        <w:rPr>
          <w:rFonts w:ascii="Times New Roman" w:hAnsi="Times New Roman" w:cs="Times New Roman"/>
        </w:rPr>
        <w:t>)</w:t>
      </w:r>
      <w:r w:rsidR="00006CF9" w:rsidRPr="00A13A6C">
        <w:rPr>
          <w:rFonts w:ascii="Times New Roman" w:hAnsi="Times New Roman" w:cs="Times New Roman"/>
        </w:rPr>
        <w:t xml:space="preserve"> (Figure </w:t>
      </w:r>
      <w:r w:rsidR="00F21948" w:rsidRPr="00A13A6C">
        <w:rPr>
          <w:rFonts w:ascii="Times New Roman" w:hAnsi="Times New Roman" w:cs="Times New Roman"/>
        </w:rPr>
        <w:t>4</w:t>
      </w:r>
      <w:r w:rsidR="00006CF9" w:rsidRPr="00A13A6C">
        <w:rPr>
          <w:rFonts w:ascii="Times New Roman" w:hAnsi="Times New Roman" w:cs="Times New Roman"/>
        </w:rPr>
        <w:t>)</w:t>
      </w:r>
      <w:r w:rsidR="003C6BF7" w:rsidRPr="00A13A6C">
        <w:rPr>
          <w:rFonts w:ascii="Times New Roman" w:hAnsi="Times New Roman" w:cs="Times New Roman"/>
        </w:rPr>
        <w:t>.</w:t>
      </w:r>
      <w:r w:rsidR="0086704D" w:rsidRPr="00A13A6C">
        <w:rPr>
          <w:rFonts w:ascii="Times New Roman" w:hAnsi="Times New Roman" w:cs="Times New Roman"/>
        </w:rPr>
        <w:t xml:space="preserve"> </w:t>
      </w:r>
      <w:r w:rsidR="006D0BEC" w:rsidRPr="00A13A6C">
        <w:rPr>
          <w:rFonts w:ascii="Times New Roman" w:hAnsi="Times New Roman" w:cs="Times New Roman"/>
        </w:rPr>
        <w:t xml:space="preserve">This is consistent with the pollen record, which indicates </w:t>
      </w:r>
      <w:r w:rsidR="005145E0" w:rsidRPr="00A13A6C">
        <w:rPr>
          <w:rFonts w:ascii="Times New Roman" w:hAnsi="Times New Roman" w:cs="Times New Roman"/>
        </w:rPr>
        <w:t xml:space="preserve">a predominance of </w:t>
      </w:r>
      <w:r w:rsidR="006D0BEC" w:rsidRPr="00A13A6C">
        <w:rPr>
          <w:rFonts w:ascii="Times New Roman" w:hAnsi="Times New Roman" w:cs="Times New Roman"/>
        </w:rPr>
        <w:t>non-arboreal</w:t>
      </w:r>
      <w:r w:rsidR="005145E0" w:rsidRPr="00A13A6C">
        <w:rPr>
          <w:rFonts w:ascii="Times New Roman" w:hAnsi="Times New Roman" w:cs="Times New Roman"/>
        </w:rPr>
        <w:t xml:space="preserve"> </w:t>
      </w:r>
      <w:r w:rsidR="007C518A" w:rsidRPr="00A13A6C">
        <w:rPr>
          <w:rFonts w:ascii="Times New Roman" w:hAnsi="Times New Roman" w:cs="Times New Roman"/>
        </w:rPr>
        <w:t>ov</w:t>
      </w:r>
      <w:r w:rsidR="0096626D" w:rsidRPr="00A13A6C">
        <w:rPr>
          <w:rFonts w:ascii="Times New Roman" w:hAnsi="Times New Roman" w:cs="Times New Roman"/>
        </w:rPr>
        <w:t>er</w:t>
      </w:r>
      <w:r w:rsidR="005145E0" w:rsidRPr="00A13A6C">
        <w:rPr>
          <w:rFonts w:ascii="Times New Roman" w:hAnsi="Times New Roman" w:cs="Times New Roman"/>
        </w:rPr>
        <w:t xml:space="preserve"> arboreal</w:t>
      </w:r>
      <w:r w:rsidR="006D0BEC" w:rsidRPr="00A13A6C">
        <w:rPr>
          <w:rFonts w:ascii="Times New Roman" w:hAnsi="Times New Roman" w:cs="Times New Roman"/>
        </w:rPr>
        <w:t xml:space="preserve"> </w:t>
      </w:r>
      <w:r w:rsidR="0096626D" w:rsidRPr="00A13A6C">
        <w:rPr>
          <w:rFonts w:ascii="Times New Roman" w:hAnsi="Times New Roman" w:cs="Times New Roman"/>
        </w:rPr>
        <w:t>taxa</w:t>
      </w:r>
      <w:r w:rsidR="006D0BEC" w:rsidRPr="00A13A6C">
        <w:rPr>
          <w:rFonts w:ascii="Times New Roman" w:hAnsi="Times New Roman" w:cs="Times New Roman"/>
        </w:rPr>
        <w:t xml:space="preserve"> during this interval</w:t>
      </w:r>
      <w:r w:rsidR="0086704D" w:rsidRPr="00A13A6C">
        <w:rPr>
          <w:rFonts w:ascii="Times New Roman" w:hAnsi="Times New Roman" w:cs="Times New Roman"/>
        </w:rPr>
        <w:t xml:space="preserve">, </w:t>
      </w:r>
      <w:r w:rsidR="0096626D" w:rsidRPr="00A13A6C">
        <w:rPr>
          <w:rFonts w:ascii="Times New Roman" w:hAnsi="Times New Roman" w:cs="Times New Roman"/>
        </w:rPr>
        <w:t>followed</w:t>
      </w:r>
      <w:r w:rsidR="00452587" w:rsidRPr="00A13A6C">
        <w:rPr>
          <w:rFonts w:ascii="Times New Roman" w:hAnsi="Times New Roman" w:cs="Times New Roman"/>
        </w:rPr>
        <w:t xml:space="preserve"> by</w:t>
      </w:r>
      <w:r w:rsidR="0086704D" w:rsidRPr="00A13A6C">
        <w:rPr>
          <w:rFonts w:ascii="Times New Roman" w:hAnsi="Times New Roman" w:cs="Times New Roman"/>
        </w:rPr>
        <w:t xml:space="preserve"> increase</w:t>
      </w:r>
      <w:r w:rsidR="00452587" w:rsidRPr="00A13A6C">
        <w:rPr>
          <w:rFonts w:ascii="Times New Roman" w:hAnsi="Times New Roman" w:cs="Times New Roman"/>
        </w:rPr>
        <w:t>d</w:t>
      </w:r>
      <w:r w:rsidR="0086704D" w:rsidRPr="00A13A6C">
        <w:rPr>
          <w:rFonts w:ascii="Times New Roman" w:hAnsi="Times New Roman" w:cs="Times New Roman"/>
        </w:rPr>
        <w:t xml:space="preserve"> arboreal pollen and a decline in herbaceous taxa toward the Holocene </w:t>
      </w:r>
      <w:r w:rsidR="0075087C" w:rsidRPr="00A13A6C">
        <w:rPr>
          <w:rFonts w:ascii="Times New Roman" w:hAnsi="Times New Roman" w:cs="Times New Roman"/>
        </w:rPr>
        <w:t>(Fig</w:t>
      </w:r>
      <w:r w:rsidR="00006CF9" w:rsidRPr="00A13A6C">
        <w:rPr>
          <w:rFonts w:ascii="Times New Roman" w:hAnsi="Times New Roman" w:cs="Times New Roman"/>
        </w:rPr>
        <w:t>ure</w:t>
      </w:r>
      <w:r w:rsidR="0075087C" w:rsidRPr="00A13A6C">
        <w:rPr>
          <w:rFonts w:ascii="Times New Roman" w:hAnsi="Times New Roman" w:cs="Times New Roman"/>
        </w:rPr>
        <w:t xml:space="preserve"> </w:t>
      </w:r>
      <w:r w:rsidR="00F21948" w:rsidRPr="00A13A6C">
        <w:rPr>
          <w:rFonts w:ascii="Times New Roman" w:hAnsi="Times New Roman" w:cs="Times New Roman"/>
        </w:rPr>
        <w:t>5</w:t>
      </w:r>
      <w:r w:rsidR="0075087C" w:rsidRPr="00A13A6C">
        <w:rPr>
          <w:rFonts w:ascii="Times New Roman" w:hAnsi="Times New Roman" w:cs="Times New Roman"/>
        </w:rPr>
        <w:t>).</w:t>
      </w:r>
    </w:p>
    <w:p w14:paraId="56011404" w14:textId="77777777" w:rsidR="00FD18FF" w:rsidRPr="00A13A6C" w:rsidRDefault="00FD18FF" w:rsidP="00BA38A3">
      <w:pPr>
        <w:spacing w:before="120" w:after="120" w:line="360" w:lineRule="auto"/>
        <w:jc w:val="both"/>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A3119E" w:rsidRPr="00A13A6C" w14:paraId="7BD1987A" w14:textId="77777777" w:rsidTr="00A4259D">
        <w:tc>
          <w:tcPr>
            <w:tcW w:w="8494" w:type="dxa"/>
          </w:tcPr>
          <w:p w14:paraId="1B1E7DEC" w14:textId="29AE5C2C" w:rsidR="00A3119E" w:rsidRPr="00A13A6C" w:rsidRDefault="00A3119E" w:rsidP="00BA38A3">
            <w:pPr>
              <w:spacing w:before="120" w:after="120" w:line="360" w:lineRule="auto"/>
              <w:rPr>
                <w:rFonts w:ascii="Times New Roman" w:hAnsi="Times New Roman" w:cs="Times New Roman"/>
              </w:rPr>
            </w:pPr>
          </w:p>
        </w:tc>
      </w:tr>
      <w:tr w:rsidR="00A3119E" w:rsidRPr="00A13A6C" w14:paraId="77F07B3F" w14:textId="77777777" w:rsidTr="00A4259D">
        <w:tc>
          <w:tcPr>
            <w:tcW w:w="8494" w:type="dxa"/>
          </w:tcPr>
          <w:p w14:paraId="32D3870B" w14:textId="00414C18" w:rsidR="00A3119E" w:rsidRPr="00A13A6C" w:rsidRDefault="000E094C" w:rsidP="00BA38A3">
            <w:pPr>
              <w:spacing w:before="120" w:after="120"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7FB8CFE7" wp14:editId="6225626F">
                  <wp:extent cx="5400040" cy="7271385"/>
                  <wp:effectExtent l="0" t="0" r="0" b="5715"/>
                  <wp:docPr id="1140652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52791" name="Picture 11406527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7271385"/>
                          </a:xfrm>
                          <a:prstGeom prst="rect">
                            <a:avLst/>
                          </a:prstGeom>
                        </pic:spPr>
                      </pic:pic>
                    </a:graphicData>
                  </a:graphic>
                </wp:inline>
              </w:drawing>
            </w:r>
            <w:r w:rsidR="00A3119E" w:rsidRPr="00A13A6C">
              <w:rPr>
                <w:rFonts w:ascii="Times New Roman" w:hAnsi="Times New Roman" w:cs="Times New Roman"/>
              </w:rPr>
              <w:t>Figure 4. Temporal evolution of n-alkane biomarker indices in Verdeospesoa peat bog sediments. a) δ¹⁸O record from the NGRIP ice core (North Greenland Ice Core Project</w:t>
            </w:r>
            <w:r w:rsidR="00A3119E"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{"citationID":"HG5pmBKZ","properties":{"unsorted":false,"formattedCitation":"(Rasmussen {\\i{}et al.} 2014)","plainCitation":"(Rasmussen et al. 2014)","noteIndex":0},"citationItems":[{"id":223,"uris":["http://zotero.org/users/local/ejn7Sn3P/items/5YHVXY3S"],"itemData":{"id":223,"type":"article-journal","abstract":"Due to their outstanding resolution and well-constrained chronologies, Greenland ice-core records provide a master record of past climatic changes throughout the Last Interglacial-Glacial cycle in the North Atlantic region. As part of the INTIMATE (INTegration of Ice-core, MArine and TErrestrial records) project, protocols have been proposed to ensure consistent and robust correlation between different records of past climate. A key element of these protocols has been the formal definition and ordinal numbering of the sequence of Greenland Stadials (GS) and Greenland Interstadials (GI) within the most recent glacial period. The GS and GI periods are the Greenland expressions of the characteristic Dansgaard-Oeschger events that represent cold and warm phases of the North Atlantic region, respectively. We present here a more detailed and extended GS/GI template for the whole of the Last Glacial period. It is based on a synchronization of the NGRIP, GRIP, and GISP2 ice-core records that allows the parallel analysis of all three records on a common time scale. The boundaries of the GS and GI periods are defined based on a combination of stable-oxygen isotope ratios of the ice (δ18O, reflecting mainly local temperature) and calcium ion concentrations (reflecting mainly atmospheric dust loading) measured in the ice. The data not only resolve the well-known sequence of Dansgaard-Oeschger events that were first defined and numbered in the ice-core records more than two decades ago, but also better resolve a number of short-lived climatic oscillations, some defined here for the first time. Using this revised scheme, we propose a consistent approach for discriminating and naming all the significant abrupt climatic events of the Last Glacial period that are represented in the Greenland ice records. The final product constitutes an extended and better resolved Greenland stratotype sequence, against which other proxy records can be compared and correlated. It also provides a more secure basis for investigating the dynamics and fundamental causes of these climatic perturbations.","container-title":"Quaternary Science Reviews","DOI":"10.1016/J.QUASCIREV.2014.09.007","page":"14-28","publisher":"Pergamon","title":"A stratigraphic framework for abrupt climatic changes during the Last Glacial period based on three synchronized Greenland ice-core records: refining and extending the INTIMATE event stratigraphy","volume":"106","author":[{"family":"Rasmussen","given":"Sune O."},{"family":"Bigler","given":"Matthias"},{"family":"Blockley","given":"Simon P."},{"family":"Blunier","given":"Thomas"},{"family":"Buchardt","given":"Susanne L."},{"family":"Clausen","given":"Henrik B."},{"family":"Cvijanovic","given":"Ivana"},{"family":"Dahl-Jensen","given":"Dorthe"},{"family":"Johnsen","given":"Sigfus J."},{"family":"Fischer","given":"Hubertus"},{"family":"Gkinis","given":"Vasileios"},{"family":"Guillevic","given":"Myriam"},{"family":"Hoek","given":"Wim Z."},{"family":"Lowe","given":"J. John"},{"family":"Pedro","given":"Joel B."},{"family":"Popp","given":"Trevor"},{"family":"Seierstad","given":"Inger K."},{"family":"Steffensen","given":"Jørgen Peder"},{"family":"Svensson","given":"Anders M."},{"family":"Vallelonga","given":"Paul"},{"family":"Vinther","given":"Bo M."},{"family":"Walker","given":"Mike J.C."},{"family":"Wheatley","given":"Joe J."},{"family":"Winstrup","given":"Mai"}],"issued":{"date-parts":[["2014",12]]}}}],"schema":"https://github.com/citation-style-language/schema/raw/master/csl-citation.json"} </w:instrText>
            </w:r>
            <w:r w:rsidR="00A3119E" w:rsidRPr="00A13A6C">
              <w:rPr>
                <w:rFonts w:ascii="Times New Roman" w:hAnsi="Times New Roman" w:cs="Times New Roman"/>
              </w:rPr>
              <w:fldChar w:fldCharType="separate"/>
            </w:r>
            <w:r w:rsidR="00AE76CC" w:rsidRPr="00A13A6C">
              <w:rPr>
                <w:rFonts w:ascii="Times New Roman" w:hAnsi="Times New Roman" w:cs="Times New Roman"/>
              </w:rPr>
              <w:t xml:space="preserve">(Rasmussen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2014)</w:t>
            </w:r>
            <w:r w:rsidR="00A3119E" w:rsidRPr="00A13A6C">
              <w:rPr>
                <w:rFonts w:ascii="Times New Roman" w:hAnsi="Times New Roman" w:cs="Times New Roman"/>
              </w:rPr>
              <w:fldChar w:fldCharType="end"/>
            </w:r>
            <w:r w:rsidR="00A3119E" w:rsidRPr="00A13A6C">
              <w:rPr>
                <w:rFonts w:ascii="Times New Roman" w:hAnsi="Times New Roman" w:cs="Times New Roman"/>
              </w:rPr>
              <w:t>, (b) Carbon Preference Index (CPI), (c) Average Chain Length (ACL), (d) Paq index, (e) C</w:t>
            </w:r>
            <w:r w:rsidR="00A3119E" w:rsidRPr="00A13A6C">
              <w:rPr>
                <w:rFonts w:ascii="Times New Roman" w:hAnsi="Times New Roman" w:cs="Times New Roman"/>
                <w:vertAlign w:val="subscript"/>
              </w:rPr>
              <w:t>31</w:t>
            </w:r>
            <w:r w:rsidR="00A3119E" w:rsidRPr="00A13A6C">
              <w:rPr>
                <w:rFonts w:ascii="Times New Roman" w:hAnsi="Times New Roman" w:cs="Times New Roman"/>
              </w:rPr>
              <w:t>/C</w:t>
            </w:r>
            <w:r w:rsidR="00A3119E" w:rsidRPr="00A13A6C">
              <w:rPr>
                <w:rFonts w:ascii="Times New Roman" w:hAnsi="Times New Roman" w:cs="Times New Roman"/>
                <w:vertAlign w:val="subscript"/>
              </w:rPr>
              <w:t>27</w:t>
            </w:r>
            <w:r w:rsidR="00A3119E" w:rsidRPr="00A13A6C">
              <w:rPr>
                <w:rFonts w:ascii="Times New Roman" w:hAnsi="Times New Roman" w:cs="Times New Roman"/>
              </w:rPr>
              <w:t xml:space="preserve"> and (f) C</w:t>
            </w:r>
            <w:r w:rsidR="00A3119E" w:rsidRPr="00A13A6C">
              <w:rPr>
                <w:rFonts w:ascii="Times New Roman" w:hAnsi="Times New Roman" w:cs="Times New Roman"/>
                <w:vertAlign w:val="subscript"/>
              </w:rPr>
              <w:t>31</w:t>
            </w:r>
            <w:r w:rsidR="00A3119E" w:rsidRPr="00A13A6C">
              <w:rPr>
                <w:rFonts w:ascii="Times New Roman" w:hAnsi="Times New Roman" w:cs="Times New Roman"/>
              </w:rPr>
              <w:t>/C</w:t>
            </w:r>
            <w:r w:rsidR="00A3119E" w:rsidRPr="00A13A6C">
              <w:rPr>
                <w:rFonts w:ascii="Times New Roman" w:hAnsi="Times New Roman" w:cs="Times New Roman"/>
                <w:vertAlign w:val="subscript"/>
              </w:rPr>
              <w:t>29</w:t>
            </w:r>
            <w:r w:rsidR="00A3119E" w:rsidRPr="00A13A6C">
              <w:rPr>
                <w:rFonts w:ascii="Times New Roman" w:hAnsi="Times New Roman" w:cs="Times New Roman"/>
              </w:rPr>
              <w:t xml:space="preserve"> n-alkane ratios through time. Vertical shaded bands indicate stadial intervals within Marine Isotope Stages 2 and 1, including Heinrich Stadial 2 (HS2), the Last Glacial Maximum (LGM), Heinrich Stadial 1 (HS1), and the Younger </w:t>
            </w:r>
            <w:r w:rsidR="00A3119E" w:rsidRPr="00A13A6C">
              <w:rPr>
                <w:rFonts w:ascii="Times New Roman" w:hAnsi="Times New Roman" w:cs="Times New Roman"/>
              </w:rPr>
              <w:lastRenderedPageBreak/>
              <w:t>Dryas (YD). Red points denote the depth and calibrated chronology (cal k yrs BP) of radiocarbon-dated samples.</w:t>
            </w:r>
            <w:ins w:id="115" w:author="Marco Adolfo Vidal Cordasco" w:date="2026-06-27T13:25:00Z" w16du:dateUtc="2026-06-27T12:25:00Z">
              <w:r w:rsidRPr="000E094C">
                <w:rPr>
                  <w:rFonts w:ascii="Times New Roman" w:hAnsi="Times New Roman" w:cs="Times New Roman"/>
                </w:rPr>
                <w:t xml:space="preserve"> The bold line</w:t>
              </w:r>
              <w:r>
                <w:rPr>
                  <w:rFonts w:ascii="Times New Roman" w:hAnsi="Times New Roman" w:cs="Times New Roman"/>
                </w:rPr>
                <w:t>s</w:t>
              </w:r>
              <w:r w:rsidRPr="000E094C">
                <w:rPr>
                  <w:rFonts w:ascii="Times New Roman" w:hAnsi="Times New Roman" w:cs="Times New Roman"/>
                </w:rPr>
                <w:t xml:space="preserve"> mark the moving average</w:t>
              </w:r>
            </w:ins>
            <w:ins w:id="116" w:author="Marco Adolfo Vidal Cordasco" w:date="2026-06-27T14:06:00Z" w16du:dateUtc="2026-06-27T13:06:00Z">
              <w:r w:rsidR="003A1E8C">
                <w:rPr>
                  <w:rFonts w:ascii="Times New Roman" w:hAnsi="Times New Roman" w:cs="Times New Roman"/>
                </w:rPr>
                <w:t>.</w:t>
              </w:r>
            </w:ins>
          </w:p>
        </w:tc>
      </w:tr>
    </w:tbl>
    <w:p w14:paraId="74271A07" w14:textId="77777777" w:rsidR="00A3119E" w:rsidRPr="00A13A6C" w:rsidRDefault="00A3119E" w:rsidP="00BA38A3">
      <w:pPr>
        <w:spacing w:before="120" w:after="120" w:line="360" w:lineRule="auto"/>
        <w:jc w:val="both"/>
        <w:rPr>
          <w:rFonts w:ascii="Times New Roman" w:hAnsi="Times New Roman" w:cs="Times New Roman"/>
        </w:rPr>
      </w:pPr>
    </w:p>
    <w:p w14:paraId="0679516D" w14:textId="2E6BB82C" w:rsidR="00DE4955" w:rsidRPr="00A13A6C" w:rsidRDefault="004C6538" w:rsidP="00C2465E">
      <w:pPr>
        <w:spacing w:before="120" w:after="120" w:line="480" w:lineRule="auto"/>
        <w:jc w:val="both"/>
        <w:rPr>
          <w:rFonts w:ascii="Times New Roman" w:hAnsi="Times New Roman" w:cs="Times New Roman"/>
        </w:rPr>
      </w:pPr>
      <w:r w:rsidRPr="00A13A6C">
        <w:rPr>
          <w:rFonts w:ascii="Times New Roman" w:hAnsi="Times New Roman" w:cs="Times New Roman"/>
        </w:rPr>
        <w:t xml:space="preserve">In comparison with the Holocene, all n-alkane indexes have a higher variability during the Late Pleistocene (Supplementary Figure </w:t>
      </w:r>
      <w:r w:rsidR="004D3D5E" w:rsidRPr="00A13A6C">
        <w:rPr>
          <w:rFonts w:ascii="Times New Roman" w:hAnsi="Times New Roman" w:cs="Times New Roman"/>
        </w:rPr>
        <w:t>3</w:t>
      </w:r>
      <w:r w:rsidRPr="00A13A6C">
        <w:rPr>
          <w:rFonts w:ascii="Times New Roman" w:hAnsi="Times New Roman" w:cs="Times New Roman"/>
        </w:rPr>
        <w:t xml:space="preserve">). </w:t>
      </w:r>
      <w:r w:rsidR="007D6FBF" w:rsidRPr="00A13A6C">
        <w:rPr>
          <w:rFonts w:ascii="Times New Roman" w:hAnsi="Times New Roman" w:cs="Times New Roman"/>
        </w:rPr>
        <w:t xml:space="preserve">With the onset of the Holocene (i.e., &lt;199 cm depth), CPI increases by 68% (Figure </w:t>
      </w:r>
      <w:r w:rsidR="00B93394" w:rsidRPr="00A13A6C">
        <w:rPr>
          <w:rFonts w:ascii="Times New Roman" w:hAnsi="Times New Roman" w:cs="Times New Roman"/>
        </w:rPr>
        <w:t>4</w:t>
      </w:r>
      <w:r w:rsidR="007D6FBF" w:rsidRPr="00A13A6C">
        <w:rPr>
          <w:rFonts w:ascii="Times New Roman" w:hAnsi="Times New Roman" w:cs="Times New Roman"/>
        </w:rPr>
        <w:t xml:space="preserve">) in parallel with a threefold increase in sediment accumulation rates (Figure </w:t>
      </w:r>
      <w:r w:rsidR="00B93394" w:rsidRPr="00A13A6C">
        <w:rPr>
          <w:rFonts w:ascii="Times New Roman" w:hAnsi="Times New Roman" w:cs="Times New Roman"/>
        </w:rPr>
        <w:t>2</w:t>
      </w:r>
      <w:r w:rsidR="007D6FBF" w:rsidRPr="00A13A6C">
        <w:rPr>
          <w:rFonts w:ascii="Times New Roman" w:hAnsi="Times New Roman" w:cs="Times New Roman"/>
        </w:rPr>
        <w:t>). This pattern suggests a shift in input composition and improved preservation conditions (Table 2).</w:t>
      </w:r>
      <w:r w:rsidR="00552BF7" w:rsidRPr="00A13A6C">
        <w:rPr>
          <w:rFonts w:ascii="Times New Roman" w:hAnsi="Times New Roman" w:cs="Times New Roman"/>
        </w:rPr>
        <w:t xml:space="preserve"> </w:t>
      </w:r>
      <w:r w:rsidR="00615032" w:rsidRPr="00A13A6C">
        <w:rPr>
          <w:rFonts w:ascii="Times New Roman" w:hAnsi="Times New Roman" w:cs="Times New Roman"/>
        </w:rPr>
        <w:t xml:space="preserve">After the Younger Dryas, a marked increase in the </w:t>
      </w:r>
      <w:r w:rsidR="00382454" w:rsidRPr="00A13A6C">
        <w:rPr>
          <w:rFonts w:ascii="Times New Roman" w:hAnsi="Times New Roman" w:cs="Times New Roman"/>
        </w:rPr>
        <w:t xml:space="preserve">Terrigenous-to-Aquatic Ratio </w:t>
      </w:r>
      <w:r w:rsidR="00615032" w:rsidRPr="00A13A6C">
        <w:rPr>
          <w:rFonts w:ascii="Times New Roman" w:hAnsi="Times New Roman" w:cs="Times New Roman"/>
        </w:rPr>
        <w:t>(TAR) is observed, coinciding with a significant decrease in the Average Chain Length (ACL) of n-alkanes and in the C</w:t>
      </w:r>
      <w:r w:rsidR="00615032" w:rsidRPr="00A13A6C">
        <w:rPr>
          <w:rFonts w:ascii="Times New Roman" w:hAnsi="Times New Roman" w:cs="Times New Roman"/>
          <w:vertAlign w:val="subscript"/>
        </w:rPr>
        <w:t>31</w:t>
      </w:r>
      <w:r w:rsidR="00615032" w:rsidRPr="00A13A6C">
        <w:rPr>
          <w:rFonts w:ascii="Times New Roman" w:hAnsi="Times New Roman" w:cs="Times New Roman"/>
        </w:rPr>
        <w:t>/C</w:t>
      </w:r>
      <w:r w:rsidR="00615032" w:rsidRPr="00A13A6C">
        <w:rPr>
          <w:rFonts w:ascii="Times New Roman" w:hAnsi="Times New Roman" w:cs="Times New Roman"/>
          <w:vertAlign w:val="subscript"/>
        </w:rPr>
        <w:t>27</w:t>
      </w:r>
      <w:r w:rsidR="00615032" w:rsidRPr="00A13A6C">
        <w:rPr>
          <w:rFonts w:ascii="Times New Roman" w:hAnsi="Times New Roman" w:cs="Times New Roman"/>
        </w:rPr>
        <w:t xml:space="preserve"> and C</w:t>
      </w:r>
      <w:r w:rsidR="00615032" w:rsidRPr="00A13A6C">
        <w:rPr>
          <w:rFonts w:ascii="Times New Roman" w:hAnsi="Times New Roman" w:cs="Times New Roman"/>
          <w:vertAlign w:val="subscript"/>
        </w:rPr>
        <w:t>31</w:t>
      </w:r>
      <w:r w:rsidR="00615032" w:rsidRPr="00A13A6C">
        <w:rPr>
          <w:rFonts w:ascii="Times New Roman" w:hAnsi="Times New Roman" w:cs="Times New Roman"/>
        </w:rPr>
        <w:t>/C</w:t>
      </w:r>
      <w:r w:rsidR="00615032" w:rsidRPr="00A13A6C">
        <w:rPr>
          <w:rFonts w:ascii="Times New Roman" w:hAnsi="Times New Roman" w:cs="Times New Roman"/>
          <w:vertAlign w:val="subscript"/>
        </w:rPr>
        <w:t>29</w:t>
      </w:r>
      <w:r w:rsidR="00615032" w:rsidRPr="00A13A6C">
        <w:rPr>
          <w:rFonts w:ascii="Times New Roman" w:hAnsi="Times New Roman" w:cs="Times New Roman"/>
        </w:rPr>
        <w:t xml:space="preserve"> ratios (Figure </w:t>
      </w:r>
      <w:r w:rsidR="00B93394" w:rsidRPr="00A13A6C">
        <w:rPr>
          <w:rFonts w:ascii="Times New Roman" w:hAnsi="Times New Roman" w:cs="Times New Roman"/>
        </w:rPr>
        <w:t>4</w:t>
      </w:r>
      <w:r w:rsidR="00615032" w:rsidRPr="00A13A6C">
        <w:rPr>
          <w:rFonts w:ascii="Times New Roman" w:hAnsi="Times New Roman" w:cs="Times New Roman"/>
        </w:rPr>
        <w:t xml:space="preserve">; Table 2). </w:t>
      </w:r>
      <w:r w:rsidR="0021023C" w:rsidRPr="00A13A6C">
        <w:rPr>
          <w:rFonts w:ascii="Times New Roman" w:hAnsi="Times New Roman" w:cs="Times New Roman"/>
        </w:rPr>
        <w:t xml:space="preserve">These changes are consistent with a shift in dominant vegetation from graminoids to an increased contribution of woody vascular plants, in agreement with the pollen record, which shows a rise in tree and shrub abundance relative to sedges and grasses (Figure </w:t>
      </w:r>
      <w:r w:rsidR="00B93394" w:rsidRPr="00A13A6C">
        <w:rPr>
          <w:rFonts w:ascii="Times New Roman" w:hAnsi="Times New Roman" w:cs="Times New Roman"/>
        </w:rPr>
        <w:t>5</w:t>
      </w:r>
      <w:r w:rsidR="0021023C" w:rsidRPr="00A13A6C">
        <w:rPr>
          <w:rFonts w:ascii="Times New Roman" w:hAnsi="Times New Roman" w:cs="Times New Roman"/>
        </w:rPr>
        <w:t>).</w:t>
      </w:r>
      <w:r w:rsidR="00FF0B3F" w:rsidRPr="00A13A6C">
        <w:rPr>
          <w:rFonts w:ascii="Times New Roman" w:hAnsi="Times New Roman" w:cs="Times New Roman"/>
        </w:rPr>
        <w:t xml:space="preserve"> </w:t>
      </w:r>
    </w:p>
    <w:tbl>
      <w:tblPr>
        <w:tblW w:w="5000" w:type="pct"/>
        <w:tblBorders>
          <w:insideH w:val="single" w:sz="4" w:space="0" w:color="auto"/>
        </w:tblBorders>
        <w:tblLook w:val="04A0" w:firstRow="1" w:lastRow="0" w:firstColumn="1" w:lastColumn="0" w:noHBand="0" w:noVBand="1"/>
      </w:tblPr>
      <w:tblGrid>
        <w:gridCol w:w="939"/>
        <w:gridCol w:w="673"/>
        <w:gridCol w:w="1851"/>
        <w:gridCol w:w="1723"/>
        <w:gridCol w:w="1579"/>
        <w:gridCol w:w="1137"/>
        <w:gridCol w:w="602"/>
      </w:tblGrid>
      <w:tr w:rsidR="00FD18FF" w:rsidRPr="00A13A6C" w14:paraId="455C1CA8" w14:textId="77777777" w:rsidTr="00A4259D">
        <w:trPr>
          <w:trHeight w:val="288"/>
        </w:trPr>
        <w:tc>
          <w:tcPr>
            <w:tcW w:w="552" w:type="pct"/>
            <w:noWrap/>
            <w:vAlign w:val="bottom"/>
            <w:hideMark/>
          </w:tcPr>
          <w:p w14:paraId="7290A567" w14:textId="77777777" w:rsidR="00FD18FF" w:rsidRPr="00A13A6C" w:rsidRDefault="00FD18FF" w:rsidP="00BA38A3">
            <w:pPr>
              <w:spacing w:after="0" w:line="360" w:lineRule="auto"/>
              <w:jc w:val="center"/>
              <w:rPr>
                <w:rFonts w:ascii="Times New Roman" w:eastAsia="Times New Roman" w:hAnsi="Times New Roman" w:cs="Times New Roman"/>
                <w:sz w:val="20"/>
                <w:szCs w:val="20"/>
                <w:lang w:eastAsia="en-GB"/>
              </w:rPr>
            </w:pPr>
          </w:p>
        </w:tc>
        <w:tc>
          <w:tcPr>
            <w:tcW w:w="396" w:type="pct"/>
            <w:noWrap/>
            <w:vAlign w:val="bottom"/>
            <w:hideMark/>
          </w:tcPr>
          <w:p w14:paraId="32264D11" w14:textId="77777777" w:rsidR="00FD18FF" w:rsidRPr="00A13A6C" w:rsidRDefault="00FD18FF" w:rsidP="00BA38A3">
            <w:pPr>
              <w:spacing w:after="0" w:line="360" w:lineRule="auto"/>
              <w:jc w:val="center"/>
              <w:rPr>
                <w:rFonts w:ascii="Times New Roman" w:eastAsia="Times New Roman" w:hAnsi="Times New Roman" w:cs="Times New Roman"/>
                <w:sz w:val="20"/>
                <w:szCs w:val="20"/>
                <w:lang w:eastAsia="en-GB"/>
              </w:rPr>
            </w:pPr>
          </w:p>
        </w:tc>
        <w:tc>
          <w:tcPr>
            <w:tcW w:w="1088" w:type="pct"/>
            <w:noWrap/>
            <w:vAlign w:val="bottom"/>
            <w:hideMark/>
          </w:tcPr>
          <w:p w14:paraId="02674757" w14:textId="358CD793"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commentRangeStart w:id="117"/>
            <w:commentRangeStart w:id="118"/>
            <w:r w:rsidRPr="00A13A6C">
              <w:rPr>
                <w:rFonts w:ascii="Times New Roman" w:eastAsia="Times New Roman" w:hAnsi="Times New Roman" w:cs="Times New Roman"/>
                <w:color w:val="000000"/>
                <w:sz w:val="20"/>
                <w:szCs w:val="20"/>
                <w:lang w:eastAsia="en-GB"/>
              </w:rPr>
              <w:t>All sequence (n=2</w:t>
            </w:r>
            <w:r w:rsidR="00683ECF" w:rsidRPr="00A13A6C">
              <w:rPr>
                <w:rFonts w:ascii="Times New Roman" w:eastAsia="Times New Roman" w:hAnsi="Times New Roman" w:cs="Times New Roman"/>
                <w:color w:val="000000"/>
                <w:sz w:val="20"/>
                <w:szCs w:val="20"/>
                <w:lang w:eastAsia="en-GB"/>
              </w:rPr>
              <w:t>4</w:t>
            </w:r>
            <w:r w:rsidRPr="00A13A6C">
              <w:rPr>
                <w:rFonts w:ascii="Times New Roman" w:eastAsia="Times New Roman" w:hAnsi="Times New Roman" w:cs="Times New Roman"/>
                <w:color w:val="000000"/>
                <w:sz w:val="20"/>
                <w:szCs w:val="20"/>
                <w:lang w:eastAsia="en-GB"/>
              </w:rPr>
              <w:t>)</w:t>
            </w:r>
          </w:p>
        </w:tc>
        <w:tc>
          <w:tcPr>
            <w:tcW w:w="1013" w:type="pct"/>
            <w:noWrap/>
            <w:vAlign w:val="bottom"/>
            <w:hideMark/>
          </w:tcPr>
          <w:p w14:paraId="4F2896FE" w14:textId="38B7E111"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Pleistocene (n=1</w:t>
            </w:r>
            <w:r w:rsidR="00330184" w:rsidRPr="00A13A6C">
              <w:rPr>
                <w:rFonts w:ascii="Times New Roman" w:eastAsia="Times New Roman" w:hAnsi="Times New Roman" w:cs="Times New Roman"/>
                <w:color w:val="000000"/>
                <w:sz w:val="20"/>
                <w:szCs w:val="20"/>
                <w:lang w:eastAsia="en-GB"/>
              </w:rPr>
              <w:t>1</w:t>
            </w:r>
            <w:r w:rsidRPr="00A13A6C">
              <w:rPr>
                <w:rFonts w:ascii="Times New Roman" w:eastAsia="Times New Roman" w:hAnsi="Times New Roman" w:cs="Times New Roman"/>
                <w:color w:val="000000"/>
                <w:sz w:val="20"/>
                <w:szCs w:val="20"/>
                <w:lang w:eastAsia="en-GB"/>
              </w:rPr>
              <w:t>)</w:t>
            </w:r>
          </w:p>
        </w:tc>
        <w:tc>
          <w:tcPr>
            <w:tcW w:w="928" w:type="pct"/>
            <w:noWrap/>
            <w:vAlign w:val="bottom"/>
            <w:hideMark/>
          </w:tcPr>
          <w:p w14:paraId="63356591" w14:textId="51483018"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Holocene (n=1</w:t>
            </w:r>
            <w:r w:rsidR="00330184" w:rsidRPr="00A13A6C">
              <w:rPr>
                <w:rFonts w:ascii="Times New Roman" w:eastAsia="Times New Roman" w:hAnsi="Times New Roman" w:cs="Times New Roman"/>
                <w:color w:val="000000"/>
                <w:sz w:val="20"/>
                <w:szCs w:val="20"/>
                <w:lang w:eastAsia="en-GB"/>
              </w:rPr>
              <w:t>3</w:t>
            </w:r>
            <w:r w:rsidRPr="00A13A6C">
              <w:rPr>
                <w:rFonts w:ascii="Times New Roman" w:eastAsia="Times New Roman" w:hAnsi="Times New Roman" w:cs="Times New Roman"/>
                <w:color w:val="000000"/>
                <w:sz w:val="20"/>
                <w:szCs w:val="20"/>
                <w:lang w:eastAsia="en-GB"/>
              </w:rPr>
              <w:t>)</w:t>
            </w:r>
            <w:commentRangeEnd w:id="117"/>
            <w:r w:rsidR="00EC7934" w:rsidRPr="00A13A6C">
              <w:rPr>
                <w:rStyle w:val="CommentReference"/>
                <w:rFonts w:ascii="Times New Roman" w:eastAsia="Times New Roman" w:hAnsi="Times New Roman" w:cs="Times New Roman"/>
                <w:color w:val="000000"/>
                <w:sz w:val="20"/>
                <w:szCs w:val="20"/>
                <w:lang w:eastAsia="en-GB"/>
              </w:rPr>
              <w:commentReference w:id="117"/>
            </w:r>
            <w:commentRangeEnd w:id="118"/>
            <w:r w:rsidR="009E48D2" w:rsidRPr="00A13A6C">
              <w:rPr>
                <w:rStyle w:val="CommentReference"/>
                <w:rFonts w:ascii="Times New Roman" w:eastAsia="Times New Roman" w:hAnsi="Times New Roman" w:cs="Times New Roman"/>
                <w:color w:val="000000"/>
                <w:sz w:val="20"/>
                <w:szCs w:val="20"/>
                <w:lang w:eastAsia="en-GB"/>
              </w:rPr>
              <w:commentReference w:id="118"/>
            </w:r>
          </w:p>
        </w:tc>
        <w:tc>
          <w:tcPr>
            <w:tcW w:w="1022" w:type="pct"/>
            <w:gridSpan w:val="2"/>
            <w:noWrap/>
            <w:vAlign w:val="bottom"/>
            <w:hideMark/>
          </w:tcPr>
          <w:p w14:paraId="12864D9C"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Wilcoxon rank test</w:t>
            </w:r>
          </w:p>
        </w:tc>
      </w:tr>
      <w:tr w:rsidR="00FD18FF" w:rsidRPr="00A13A6C" w14:paraId="508ADE8D" w14:textId="77777777" w:rsidTr="00A4259D">
        <w:trPr>
          <w:trHeight w:val="288"/>
        </w:trPr>
        <w:tc>
          <w:tcPr>
            <w:tcW w:w="948" w:type="pct"/>
            <w:gridSpan w:val="2"/>
            <w:noWrap/>
            <w:vAlign w:val="bottom"/>
            <w:hideMark/>
          </w:tcPr>
          <w:p w14:paraId="79C441B4"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Depths</w:t>
            </w:r>
          </w:p>
        </w:tc>
        <w:tc>
          <w:tcPr>
            <w:tcW w:w="1088" w:type="pct"/>
            <w:noWrap/>
            <w:vAlign w:val="bottom"/>
            <w:hideMark/>
          </w:tcPr>
          <w:p w14:paraId="79198D13"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225-182</w:t>
            </w:r>
          </w:p>
        </w:tc>
        <w:tc>
          <w:tcPr>
            <w:tcW w:w="1013" w:type="pct"/>
            <w:noWrap/>
            <w:vAlign w:val="bottom"/>
            <w:hideMark/>
          </w:tcPr>
          <w:p w14:paraId="64460750"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225-199</w:t>
            </w:r>
          </w:p>
        </w:tc>
        <w:tc>
          <w:tcPr>
            <w:tcW w:w="928" w:type="pct"/>
            <w:noWrap/>
            <w:vAlign w:val="bottom"/>
            <w:hideMark/>
          </w:tcPr>
          <w:p w14:paraId="6D937A2D"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198-182</w:t>
            </w:r>
          </w:p>
        </w:tc>
        <w:tc>
          <w:tcPr>
            <w:tcW w:w="669" w:type="pct"/>
            <w:noWrap/>
            <w:vAlign w:val="bottom"/>
            <w:hideMark/>
          </w:tcPr>
          <w:p w14:paraId="4DC302B0"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p-value</w:t>
            </w:r>
          </w:p>
        </w:tc>
        <w:tc>
          <w:tcPr>
            <w:tcW w:w="354" w:type="pct"/>
            <w:noWrap/>
            <w:vAlign w:val="bottom"/>
            <w:hideMark/>
          </w:tcPr>
          <w:p w14:paraId="4D4AFAF8"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W</w:t>
            </w:r>
          </w:p>
        </w:tc>
      </w:tr>
      <w:tr w:rsidR="00FD18FF" w:rsidRPr="00A13A6C" w14:paraId="7CAF40DE" w14:textId="77777777" w:rsidTr="00A4259D">
        <w:trPr>
          <w:trHeight w:val="288"/>
        </w:trPr>
        <w:tc>
          <w:tcPr>
            <w:tcW w:w="552" w:type="pct"/>
            <w:vMerge w:val="restart"/>
            <w:noWrap/>
            <w:vAlign w:val="bottom"/>
            <w:hideMark/>
          </w:tcPr>
          <w:p w14:paraId="7A88949F"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CPI</w:t>
            </w:r>
          </w:p>
        </w:tc>
        <w:tc>
          <w:tcPr>
            <w:tcW w:w="396" w:type="pct"/>
            <w:noWrap/>
            <w:vAlign w:val="bottom"/>
            <w:hideMark/>
          </w:tcPr>
          <w:p w14:paraId="64BA89F3"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mean</w:t>
            </w:r>
          </w:p>
        </w:tc>
        <w:tc>
          <w:tcPr>
            <w:tcW w:w="1088" w:type="pct"/>
            <w:noWrap/>
            <w:vAlign w:val="bottom"/>
            <w:hideMark/>
          </w:tcPr>
          <w:p w14:paraId="634B2896"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5.38</w:t>
            </w:r>
          </w:p>
        </w:tc>
        <w:tc>
          <w:tcPr>
            <w:tcW w:w="1013" w:type="pct"/>
            <w:noWrap/>
            <w:vAlign w:val="bottom"/>
            <w:hideMark/>
          </w:tcPr>
          <w:p w14:paraId="5560DF41"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4.35</w:t>
            </w:r>
          </w:p>
        </w:tc>
        <w:tc>
          <w:tcPr>
            <w:tcW w:w="928" w:type="pct"/>
            <w:noWrap/>
            <w:vAlign w:val="bottom"/>
            <w:hideMark/>
          </w:tcPr>
          <w:p w14:paraId="00619583"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6.4</w:t>
            </w:r>
          </w:p>
        </w:tc>
        <w:tc>
          <w:tcPr>
            <w:tcW w:w="669" w:type="pct"/>
            <w:vMerge w:val="restart"/>
            <w:noWrap/>
            <w:vAlign w:val="bottom"/>
            <w:hideMark/>
          </w:tcPr>
          <w:p w14:paraId="3AB16E59"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0.014</w:t>
            </w:r>
          </w:p>
        </w:tc>
        <w:tc>
          <w:tcPr>
            <w:tcW w:w="354" w:type="pct"/>
            <w:vMerge w:val="restart"/>
            <w:noWrap/>
            <w:vAlign w:val="bottom"/>
            <w:hideMark/>
          </w:tcPr>
          <w:p w14:paraId="43E3292B"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114</w:t>
            </w:r>
          </w:p>
        </w:tc>
      </w:tr>
      <w:tr w:rsidR="00FD18FF" w:rsidRPr="00A13A6C" w14:paraId="21FB74B8" w14:textId="77777777" w:rsidTr="00A4259D">
        <w:trPr>
          <w:trHeight w:val="288"/>
        </w:trPr>
        <w:tc>
          <w:tcPr>
            <w:tcW w:w="552" w:type="pct"/>
            <w:vMerge/>
            <w:vAlign w:val="center"/>
            <w:hideMark/>
          </w:tcPr>
          <w:p w14:paraId="6A587437"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p>
        </w:tc>
        <w:tc>
          <w:tcPr>
            <w:tcW w:w="396" w:type="pct"/>
            <w:noWrap/>
            <w:vAlign w:val="bottom"/>
            <w:hideMark/>
          </w:tcPr>
          <w:p w14:paraId="5E6F4DA7"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SD</w:t>
            </w:r>
          </w:p>
        </w:tc>
        <w:tc>
          <w:tcPr>
            <w:tcW w:w="1088" w:type="pct"/>
            <w:noWrap/>
            <w:vAlign w:val="bottom"/>
            <w:hideMark/>
          </w:tcPr>
          <w:p w14:paraId="6F02DA2E"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2.19</w:t>
            </w:r>
          </w:p>
        </w:tc>
        <w:tc>
          <w:tcPr>
            <w:tcW w:w="1013" w:type="pct"/>
            <w:noWrap/>
            <w:vAlign w:val="bottom"/>
            <w:hideMark/>
          </w:tcPr>
          <w:p w14:paraId="5B7900BC"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2.33</w:t>
            </w:r>
          </w:p>
        </w:tc>
        <w:tc>
          <w:tcPr>
            <w:tcW w:w="928" w:type="pct"/>
            <w:noWrap/>
            <w:vAlign w:val="bottom"/>
            <w:hideMark/>
          </w:tcPr>
          <w:p w14:paraId="4C1E0709"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1.54</w:t>
            </w:r>
          </w:p>
        </w:tc>
        <w:tc>
          <w:tcPr>
            <w:tcW w:w="669" w:type="pct"/>
            <w:vMerge/>
            <w:vAlign w:val="center"/>
            <w:hideMark/>
          </w:tcPr>
          <w:p w14:paraId="3700BCD6"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p>
        </w:tc>
        <w:tc>
          <w:tcPr>
            <w:tcW w:w="354" w:type="pct"/>
            <w:vMerge/>
            <w:vAlign w:val="center"/>
            <w:hideMark/>
          </w:tcPr>
          <w:p w14:paraId="32592C0B"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p>
        </w:tc>
      </w:tr>
      <w:tr w:rsidR="00FD18FF" w:rsidRPr="00A13A6C" w14:paraId="6A9CEF37" w14:textId="77777777" w:rsidTr="00A4259D">
        <w:trPr>
          <w:trHeight w:val="288"/>
        </w:trPr>
        <w:tc>
          <w:tcPr>
            <w:tcW w:w="552" w:type="pct"/>
            <w:vMerge w:val="restart"/>
            <w:noWrap/>
            <w:vAlign w:val="bottom"/>
            <w:hideMark/>
          </w:tcPr>
          <w:p w14:paraId="46B97EB3"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ACL</w:t>
            </w:r>
          </w:p>
        </w:tc>
        <w:tc>
          <w:tcPr>
            <w:tcW w:w="396" w:type="pct"/>
            <w:noWrap/>
            <w:vAlign w:val="bottom"/>
            <w:hideMark/>
          </w:tcPr>
          <w:p w14:paraId="553E7A49"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mean</w:t>
            </w:r>
          </w:p>
        </w:tc>
        <w:tc>
          <w:tcPr>
            <w:tcW w:w="1088" w:type="pct"/>
            <w:noWrap/>
            <w:vAlign w:val="bottom"/>
            <w:hideMark/>
          </w:tcPr>
          <w:p w14:paraId="58E61384"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29.36</w:t>
            </w:r>
          </w:p>
        </w:tc>
        <w:tc>
          <w:tcPr>
            <w:tcW w:w="1013" w:type="pct"/>
            <w:noWrap/>
            <w:vAlign w:val="bottom"/>
            <w:hideMark/>
          </w:tcPr>
          <w:p w14:paraId="0D87965C"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29.7</w:t>
            </w:r>
          </w:p>
        </w:tc>
        <w:tc>
          <w:tcPr>
            <w:tcW w:w="928" w:type="pct"/>
            <w:noWrap/>
            <w:vAlign w:val="bottom"/>
            <w:hideMark/>
          </w:tcPr>
          <w:p w14:paraId="259FEE03"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29.1</w:t>
            </w:r>
          </w:p>
        </w:tc>
        <w:tc>
          <w:tcPr>
            <w:tcW w:w="669" w:type="pct"/>
            <w:vMerge w:val="restart"/>
            <w:noWrap/>
            <w:vAlign w:val="bottom"/>
            <w:hideMark/>
          </w:tcPr>
          <w:p w14:paraId="037AB179"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0.001</w:t>
            </w:r>
          </w:p>
        </w:tc>
        <w:tc>
          <w:tcPr>
            <w:tcW w:w="354" w:type="pct"/>
            <w:vMerge w:val="restart"/>
            <w:noWrap/>
            <w:vAlign w:val="bottom"/>
            <w:hideMark/>
          </w:tcPr>
          <w:p w14:paraId="14F73445"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19</w:t>
            </w:r>
          </w:p>
        </w:tc>
      </w:tr>
      <w:tr w:rsidR="00FD18FF" w:rsidRPr="00A13A6C" w14:paraId="0939FD65" w14:textId="77777777" w:rsidTr="00A4259D">
        <w:trPr>
          <w:trHeight w:val="288"/>
        </w:trPr>
        <w:tc>
          <w:tcPr>
            <w:tcW w:w="552" w:type="pct"/>
            <w:vMerge/>
            <w:vAlign w:val="center"/>
            <w:hideMark/>
          </w:tcPr>
          <w:p w14:paraId="2191FB02"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p>
        </w:tc>
        <w:tc>
          <w:tcPr>
            <w:tcW w:w="396" w:type="pct"/>
            <w:noWrap/>
            <w:vAlign w:val="bottom"/>
            <w:hideMark/>
          </w:tcPr>
          <w:p w14:paraId="78573006"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SD</w:t>
            </w:r>
          </w:p>
        </w:tc>
        <w:tc>
          <w:tcPr>
            <w:tcW w:w="1088" w:type="pct"/>
            <w:noWrap/>
            <w:vAlign w:val="bottom"/>
            <w:hideMark/>
          </w:tcPr>
          <w:p w14:paraId="43DA4E24"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0.45</w:t>
            </w:r>
          </w:p>
        </w:tc>
        <w:tc>
          <w:tcPr>
            <w:tcW w:w="1013" w:type="pct"/>
            <w:noWrap/>
            <w:vAlign w:val="bottom"/>
            <w:hideMark/>
          </w:tcPr>
          <w:p w14:paraId="28F48D93"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0.41</w:t>
            </w:r>
          </w:p>
        </w:tc>
        <w:tc>
          <w:tcPr>
            <w:tcW w:w="928" w:type="pct"/>
            <w:noWrap/>
            <w:vAlign w:val="bottom"/>
            <w:hideMark/>
          </w:tcPr>
          <w:p w14:paraId="48E819B7"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0.24</w:t>
            </w:r>
          </w:p>
        </w:tc>
        <w:tc>
          <w:tcPr>
            <w:tcW w:w="669" w:type="pct"/>
            <w:vMerge/>
            <w:vAlign w:val="center"/>
            <w:hideMark/>
          </w:tcPr>
          <w:p w14:paraId="0B2F6F1B"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p>
        </w:tc>
        <w:tc>
          <w:tcPr>
            <w:tcW w:w="354" w:type="pct"/>
            <w:vMerge/>
            <w:vAlign w:val="center"/>
            <w:hideMark/>
          </w:tcPr>
          <w:p w14:paraId="35C60852"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p>
        </w:tc>
      </w:tr>
      <w:tr w:rsidR="00FD18FF" w:rsidRPr="00A13A6C" w14:paraId="2A625F18" w14:textId="77777777" w:rsidTr="00A4259D">
        <w:trPr>
          <w:trHeight w:val="288"/>
        </w:trPr>
        <w:tc>
          <w:tcPr>
            <w:tcW w:w="552" w:type="pct"/>
            <w:vMerge w:val="restart"/>
            <w:noWrap/>
            <w:vAlign w:val="bottom"/>
            <w:hideMark/>
          </w:tcPr>
          <w:p w14:paraId="10BAC9BC"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PAQ</w:t>
            </w:r>
          </w:p>
        </w:tc>
        <w:tc>
          <w:tcPr>
            <w:tcW w:w="396" w:type="pct"/>
            <w:noWrap/>
            <w:vAlign w:val="bottom"/>
            <w:hideMark/>
          </w:tcPr>
          <w:p w14:paraId="68D9F40E"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mean</w:t>
            </w:r>
          </w:p>
        </w:tc>
        <w:tc>
          <w:tcPr>
            <w:tcW w:w="1088" w:type="pct"/>
            <w:noWrap/>
            <w:vAlign w:val="bottom"/>
            <w:hideMark/>
          </w:tcPr>
          <w:p w14:paraId="0C74B739"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0.44</w:t>
            </w:r>
          </w:p>
        </w:tc>
        <w:tc>
          <w:tcPr>
            <w:tcW w:w="1013" w:type="pct"/>
            <w:noWrap/>
            <w:vAlign w:val="bottom"/>
            <w:hideMark/>
          </w:tcPr>
          <w:p w14:paraId="74A5BC07"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0.54</w:t>
            </w:r>
          </w:p>
        </w:tc>
        <w:tc>
          <w:tcPr>
            <w:tcW w:w="928" w:type="pct"/>
            <w:noWrap/>
            <w:vAlign w:val="bottom"/>
            <w:hideMark/>
          </w:tcPr>
          <w:p w14:paraId="152B4CD6"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0.35</w:t>
            </w:r>
          </w:p>
        </w:tc>
        <w:tc>
          <w:tcPr>
            <w:tcW w:w="669" w:type="pct"/>
            <w:vMerge w:val="restart"/>
            <w:noWrap/>
            <w:vAlign w:val="bottom"/>
            <w:hideMark/>
          </w:tcPr>
          <w:p w14:paraId="392F5D9F"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0.01</w:t>
            </w:r>
          </w:p>
        </w:tc>
        <w:tc>
          <w:tcPr>
            <w:tcW w:w="354" w:type="pct"/>
            <w:vMerge w:val="restart"/>
            <w:noWrap/>
            <w:vAlign w:val="bottom"/>
            <w:hideMark/>
          </w:tcPr>
          <w:p w14:paraId="69277939"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28</w:t>
            </w:r>
          </w:p>
        </w:tc>
      </w:tr>
      <w:tr w:rsidR="00FD18FF" w:rsidRPr="00A13A6C" w14:paraId="31F9A283" w14:textId="77777777" w:rsidTr="00A4259D">
        <w:trPr>
          <w:trHeight w:val="288"/>
        </w:trPr>
        <w:tc>
          <w:tcPr>
            <w:tcW w:w="552" w:type="pct"/>
            <w:vMerge/>
            <w:vAlign w:val="center"/>
            <w:hideMark/>
          </w:tcPr>
          <w:p w14:paraId="1AE6D7F7"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p>
        </w:tc>
        <w:tc>
          <w:tcPr>
            <w:tcW w:w="396" w:type="pct"/>
            <w:noWrap/>
            <w:vAlign w:val="bottom"/>
            <w:hideMark/>
          </w:tcPr>
          <w:p w14:paraId="24F7D3B5"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SD</w:t>
            </w:r>
          </w:p>
        </w:tc>
        <w:tc>
          <w:tcPr>
            <w:tcW w:w="1088" w:type="pct"/>
            <w:noWrap/>
            <w:vAlign w:val="bottom"/>
            <w:hideMark/>
          </w:tcPr>
          <w:p w14:paraId="52818A57"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0.17</w:t>
            </w:r>
          </w:p>
        </w:tc>
        <w:tc>
          <w:tcPr>
            <w:tcW w:w="1013" w:type="pct"/>
            <w:noWrap/>
            <w:vAlign w:val="bottom"/>
            <w:hideMark/>
          </w:tcPr>
          <w:p w14:paraId="4EA4FF4D"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0.18</w:t>
            </w:r>
          </w:p>
        </w:tc>
        <w:tc>
          <w:tcPr>
            <w:tcW w:w="928" w:type="pct"/>
            <w:noWrap/>
            <w:vAlign w:val="bottom"/>
            <w:hideMark/>
          </w:tcPr>
          <w:p w14:paraId="2AE302B1"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0.10</w:t>
            </w:r>
          </w:p>
        </w:tc>
        <w:tc>
          <w:tcPr>
            <w:tcW w:w="669" w:type="pct"/>
            <w:vMerge/>
            <w:vAlign w:val="center"/>
            <w:hideMark/>
          </w:tcPr>
          <w:p w14:paraId="61EB1258"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p>
        </w:tc>
        <w:tc>
          <w:tcPr>
            <w:tcW w:w="354" w:type="pct"/>
            <w:vMerge/>
            <w:vAlign w:val="center"/>
            <w:hideMark/>
          </w:tcPr>
          <w:p w14:paraId="122BB634"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p>
        </w:tc>
      </w:tr>
      <w:tr w:rsidR="00FD18FF" w:rsidRPr="00A13A6C" w14:paraId="0465071E" w14:textId="77777777" w:rsidTr="00A4259D">
        <w:trPr>
          <w:trHeight w:val="288"/>
        </w:trPr>
        <w:tc>
          <w:tcPr>
            <w:tcW w:w="552" w:type="pct"/>
            <w:vMerge w:val="restart"/>
            <w:vAlign w:val="center"/>
          </w:tcPr>
          <w:p w14:paraId="50DC4937"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TAR</w:t>
            </w:r>
          </w:p>
        </w:tc>
        <w:tc>
          <w:tcPr>
            <w:tcW w:w="396" w:type="pct"/>
            <w:noWrap/>
            <w:vAlign w:val="bottom"/>
          </w:tcPr>
          <w:p w14:paraId="2DF1A3B7"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Mean</w:t>
            </w:r>
          </w:p>
        </w:tc>
        <w:tc>
          <w:tcPr>
            <w:tcW w:w="1088" w:type="pct"/>
            <w:noWrap/>
            <w:vAlign w:val="bottom"/>
          </w:tcPr>
          <w:p w14:paraId="2A226A11"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15.76</w:t>
            </w:r>
          </w:p>
        </w:tc>
        <w:tc>
          <w:tcPr>
            <w:tcW w:w="1013" w:type="pct"/>
            <w:noWrap/>
            <w:vAlign w:val="bottom"/>
          </w:tcPr>
          <w:p w14:paraId="054BC5B4"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12.65</w:t>
            </w:r>
          </w:p>
        </w:tc>
        <w:tc>
          <w:tcPr>
            <w:tcW w:w="928" w:type="pct"/>
            <w:noWrap/>
            <w:vAlign w:val="bottom"/>
          </w:tcPr>
          <w:p w14:paraId="46EC2E5B"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18.88</w:t>
            </w:r>
          </w:p>
        </w:tc>
        <w:tc>
          <w:tcPr>
            <w:tcW w:w="669" w:type="pct"/>
            <w:vMerge w:val="restart"/>
            <w:vAlign w:val="center"/>
          </w:tcPr>
          <w:p w14:paraId="6DBB3A17"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0.003</w:t>
            </w:r>
          </w:p>
        </w:tc>
        <w:tc>
          <w:tcPr>
            <w:tcW w:w="354" w:type="pct"/>
            <w:vMerge w:val="restart"/>
            <w:vAlign w:val="center"/>
          </w:tcPr>
          <w:p w14:paraId="42B066D0"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121</w:t>
            </w:r>
          </w:p>
        </w:tc>
      </w:tr>
      <w:tr w:rsidR="00FD18FF" w:rsidRPr="00A13A6C" w14:paraId="72D37D23" w14:textId="77777777" w:rsidTr="00A4259D">
        <w:trPr>
          <w:trHeight w:val="288"/>
        </w:trPr>
        <w:tc>
          <w:tcPr>
            <w:tcW w:w="552" w:type="pct"/>
            <w:vMerge/>
            <w:vAlign w:val="center"/>
          </w:tcPr>
          <w:p w14:paraId="32CEBD4D"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p>
        </w:tc>
        <w:tc>
          <w:tcPr>
            <w:tcW w:w="396" w:type="pct"/>
            <w:noWrap/>
            <w:vAlign w:val="bottom"/>
          </w:tcPr>
          <w:p w14:paraId="4040FDAD"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SD</w:t>
            </w:r>
          </w:p>
        </w:tc>
        <w:tc>
          <w:tcPr>
            <w:tcW w:w="1088" w:type="pct"/>
            <w:noWrap/>
            <w:vAlign w:val="bottom"/>
          </w:tcPr>
          <w:p w14:paraId="1850B35C"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17.86</w:t>
            </w:r>
          </w:p>
        </w:tc>
        <w:tc>
          <w:tcPr>
            <w:tcW w:w="1013" w:type="pct"/>
            <w:noWrap/>
            <w:vAlign w:val="bottom"/>
          </w:tcPr>
          <w:p w14:paraId="6AFD9E45"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23.76</w:t>
            </w:r>
          </w:p>
        </w:tc>
        <w:tc>
          <w:tcPr>
            <w:tcW w:w="928" w:type="pct"/>
            <w:noWrap/>
            <w:vAlign w:val="bottom"/>
          </w:tcPr>
          <w:p w14:paraId="1EADB2B5"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9.05</w:t>
            </w:r>
          </w:p>
        </w:tc>
        <w:tc>
          <w:tcPr>
            <w:tcW w:w="669" w:type="pct"/>
            <w:vMerge/>
            <w:vAlign w:val="center"/>
          </w:tcPr>
          <w:p w14:paraId="08AD8420"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p>
        </w:tc>
        <w:tc>
          <w:tcPr>
            <w:tcW w:w="354" w:type="pct"/>
            <w:vMerge/>
            <w:vAlign w:val="center"/>
          </w:tcPr>
          <w:p w14:paraId="03B28636"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p>
        </w:tc>
      </w:tr>
      <w:tr w:rsidR="00FD18FF" w:rsidRPr="00A13A6C" w14:paraId="3B72F5CE" w14:textId="77777777" w:rsidTr="00A4259D">
        <w:trPr>
          <w:trHeight w:val="288"/>
        </w:trPr>
        <w:tc>
          <w:tcPr>
            <w:tcW w:w="552" w:type="pct"/>
            <w:vMerge w:val="restart"/>
            <w:noWrap/>
            <w:vAlign w:val="bottom"/>
            <w:hideMark/>
          </w:tcPr>
          <w:p w14:paraId="36749868"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C31/C29</w:t>
            </w:r>
          </w:p>
        </w:tc>
        <w:tc>
          <w:tcPr>
            <w:tcW w:w="396" w:type="pct"/>
            <w:noWrap/>
            <w:vAlign w:val="bottom"/>
            <w:hideMark/>
          </w:tcPr>
          <w:p w14:paraId="3207AED1"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mean</w:t>
            </w:r>
          </w:p>
        </w:tc>
        <w:tc>
          <w:tcPr>
            <w:tcW w:w="1088" w:type="pct"/>
            <w:noWrap/>
            <w:vAlign w:val="bottom"/>
            <w:hideMark/>
          </w:tcPr>
          <w:p w14:paraId="6BCA4404"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0.76</w:t>
            </w:r>
          </w:p>
        </w:tc>
        <w:tc>
          <w:tcPr>
            <w:tcW w:w="1013" w:type="pct"/>
            <w:noWrap/>
            <w:vAlign w:val="bottom"/>
            <w:hideMark/>
          </w:tcPr>
          <w:p w14:paraId="49A04138"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0.93</w:t>
            </w:r>
          </w:p>
        </w:tc>
        <w:tc>
          <w:tcPr>
            <w:tcW w:w="928" w:type="pct"/>
            <w:noWrap/>
            <w:vAlign w:val="bottom"/>
            <w:hideMark/>
          </w:tcPr>
          <w:p w14:paraId="23F2CD40"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0.59</w:t>
            </w:r>
          </w:p>
        </w:tc>
        <w:tc>
          <w:tcPr>
            <w:tcW w:w="669" w:type="pct"/>
            <w:vMerge w:val="restart"/>
            <w:noWrap/>
            <w:vAlign w:val="bottom"/>
            <w:hideMark/>
          </w:tcPr>
          <w:p w14:paraId="34B8C3CD"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0.002</w:t>
            </w:r>
          </w:p>
        </w:tc>
        <w:tc>
          <w:tcPr>
            <w:tcW w:w="354" w:type="pct"/>
            <w:vMerge w:val="restart"/>
            <w:noWrap/>
            <w:vAlign w:val="bottom"/>
            <w:hideMark/>
          </w:tcPr>
          <w:p w14:paraId="2F3C681D"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21</w:t>
            </w:r>
          </w:p>
        </w:tc>
      </w:tr>
      <w:tr w:rsidR="00FD18FF" w:rsidRPr="00A13A6C" w14:paraId="31D87922" w14:textId="77777777" w:rsidTr="00A4259D">
        <w:trPr>
          <w:trHeight w:val="288"/>
        </w:trPr>
        <w:tc>
          <w:tcPr>
            <w:tcW w:w="552" w:type="pct"/>
            <w:vMerge/>
            <w:vAlign w:val="center"/>
            <w:hideMark/>
          </w:tcPr>
          <w:p w14:paraId="444CAE70" w14:textId="77777777" w:rsidR="00FD18FF" w:rsidRPr="00A13A6C" w:rsidRDefault="00FD18FF" w:rsidP="00BA38A3">
            <w:pPr>
              <w:spacing w:after="0" w:line="360" w:lineRule="auto"/>
              <w:rPr>
                <w:rFonts w:ascii="Times New Roman" w:eastAsia="Times New Roman" w:hAnsi="Times New Roman" w:cs="Times New Roman"/>
                <w:color w:val="000000"/>
                <w:sz w:val="20"/>
                <w:szCs w:val="20"/>
                <w:lang w:eastAsia="en-GB"/>
              </w:rPr>
            </w:pPr>
          </w:p>
        </w:tc>
        <w:tc>
          <w:tcPr>
            <w:tcW w:w="396" w:type="pct"/>
            <w:noWrap/>
            <w:vAlign w:val="bottom"/>
            <w:hideMark/>
          </w:tcPr>
          <w:p w14:paraId="4CCCC6EB"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SD</w:t>
            </w:r>
          </w:p>
        </w:tc>
        <w:tc>
          <w:tcPr>
            <w:tcW w:w="1088" w:type="pct"/>
            <w:noWrap/>
            <w:vAlign w:val="bottom"/>
            <w:hideMark/>
          </w:tcPr>
          <w:p w14:paraId="66F8031B"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0.26</w:t>
            </w:r>
          </w:p>
        </w:tc>
        <w:tc>
          <w:tcPr>
            <w:tcW w:w="1013" w:type="pct"/>
            <w:noWrap/>
            <w:vAlign w:val="bottom"/>
            <w:hideMark/>
          </w:tcPr>
          <w:p w14:paraId="539C0590"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0.26</w:t>
            </w:r>
          </w:p>
        </w:tc>
        <w:tc>
          <w:tcPr>
            <w:tcW w:w="928" w:type="pct"/>
            <w:noWrap/>
            <w:vAlign w:val="bottom"/>
            <w:hideMark/>
          </w:tcPr>
          <w:p w14:paraId="238E4E97"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0.12</w:t>
            </w:r>
          </w:p>
        </w:tc>
        <w:tc>
          <w:tcPr>
            <w:tcW w:w="669" w:type="pct"/>
            <w:vMerge/>
            <w:vAlign w:val="center"/>
            <w:hideMark/>
          </w:tcPr>
          <w:p w14:paraId="2569B233"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p>
        </w:tc>
        <w:tc>
          <w:tcPr>
            <w:tcW w:w="354" w:type="pct"/>
            <w:vMerge/>
            <w:vAlign w:val="center"/>
            <w:hideMark/>
          </w:tcPr>
          <w:p w14:paraId="62E622F8"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p>
        </w:tc>
      </w:tr>
      <w:tr w:rsidR="00FD18FF" w:rsidRPr="00A13A6C" w14:paraId="7B305857" w14:textId="77777777" w:rsidTr="00A4259D">
        <w:trPr>
          <w:trHeight w:val="288"/>
        </w:trPr>
        <w:tc>
          <w:tcPr>
            <w:tcW w:w="552" w:type="pct"/>
            <w:vMerge w:val="restart"/>
            <w:vAlign w:val="center"/>
          </w:tcPr>
          <w:p w14:paraId="58ABDC8D" w14:textId="77777777" w:rsidR="00FD18FF" w:rsidRPr="00A13A6C" w:rsidRDefault="00FD18FF" w:rsidP="00BA38A3">
            <w:pPr>
              <w:spacing w:after="0" w:line="360" w:lineRule="auto"/>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C31/C27</w:t>
            </w:r>
          </w:p>
        </w:tc>
        <w:tc>
          <w:tcPr>
            <w:tcW w:w="396" w:type="pct"/>
            <w:noWrap/>
            <w:vAlign w:val="bottom"/>
          </w:tcPr>
          <w:p w14:paraId="5438E6D6"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mean</w:t>
            </w:r>
          </w:p>
        </w:tc>
        <w:tc>
          <w:tcPr>
            <w:tcW w:w="1088" w:type="pct"/>
            <w:noWrap/>
            <w:vAlign w:val="bottom"/>
          </w:tcPr>
          <w:p w14:paraId="25FC82E0"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0.98</w:t>
            </w:r>
          </w:p>
        </w:tc>
        <w:tc>
          <w:tcPr>
            <w:tcW w:w="1013" w:type="pct"/>
            <w:noWrap/>
            <w:vAlign w:val="bottom"/>
          </w:tcPr>
          <w:p w14:paraId="63358AC3"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1.30</w:t>
            </w:r>
          </w:p>
        </w:tc>
        <w:tc>
          <w:tcPr>
            <w:tcW w:w="928" w:type="pct"/>
            <w:noWrap/>
            <w:vAlign w:val="bottom"/>
          </w:tcPr>
          <w:p w14:paraId="18194E4F"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0.68</w:t>
            </w:r>
          </w:p>
        </w:tc>
        <w:tc>
          <w:tcPr>
            <w:tcW w:w="669" w:type="pct"/>
            <w:vMerge w:val="restart"/>
            <w:vAlign w:val="center"/>
          </w:tcPr>
          <w:p w14:paraId="1DDDDCA8"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0.010</w:t>
            </w:r>
          </w:p>
        </w:tc>
        <w:tc>
          <w:tcPr>
            <w:tcW w:w="354" w:type="pct"/>
            <w:vMerge w:val="restart"/>
            <w:vAlign w:val="center"/>
          </w:tcPr>
          <w:p w14:paraId="6366D619"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28</w:t>
            </w:r>
          </w:p>
        </w:tc>
      </w:tr>
      <w:tr w:rsidR="00FD18FF" w:rsidRPr="00A13A6C" w14:paraId="4A1AAD5D" w14:textId="77777777" w:rsidTr="00A4259D">
        <w:trPr>
          <w:trHeight w:val="288"/>
        </w:trPr>
        <w:tc>
          <w:tcPr>
            <w:tcW w:w="552" w:type="pct"/>
            <w:vMerge/>
            <w:vAlign w:val="center"/>
          </w:tcPr>
          <w:p w14:paraId="08BA0AF4" w14:textId="77777777" w:rsidR="00FD18FF" w:rsidRPr="00A13A6C" w:rsidRDefault="00FD18FF" w:rsidP="00BA38A3">
            <w:pPr>
              <w:spacing w:after="0" w:line="360" w:lineRule="auto"/>
              <w:rPr>
                <w:rFonts w:ascii="Times New Roman" w:eastAsia="Times New Roman" w:hAnsi="Times New Roman" w:cs="Times New Roman"/>
                <w:color w:val="000000"/>
                <w:sz w:val="20"/>
                <w:szCs w:val="20"/>
                <w:lang w:eastAsia="en-GB"/>
              </w:rPr>
            </w:pPr>
          </w:p>
        </w:tc>
        <w:tc>
          <w:tcPr>
            <w:tcW w:w="396" w:type="pct"/>
            <w:noWrap/>
            <w:vAlign w:val="bottom"/>
          </w:tcPr>
          <w:p w14:paraId="6442E42B"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SD</w:t>
            </w:r>
          </w:p>
        </w:tc>
        <w:tc>
          <w:tcPr>
            <w:tcW w:w="1088" w:type="pct"/>
            <w:noWrap/>
            <w:vAlign w:val="bottom"/>
          </w:tcPr>
          <w:p w14:paraId="753821EE"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0.51</w:t>
            </w:r>
          </w:p>
        </w:tc>
        <w:tc>
          <w:tcPr>
            <w:tcW w:w="1013" w:type="pct"/>
            <w:noWrap/>
            <w:vAlign w:val="bottom"/>
          </w:tcPr>
          <w:p w14:paraId="057A9F46"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0.55</w:t>
            </w:r>
          </w:p>
        </w:tc>
        <w:tc>
          <w:tcPr>
            <w:tcW w:w="928" w:type="pct"/>
            <w:noWrap/>
            <w:vAlign w:val="bottom"/>
          </w:tcPr>
          <w:p w14:paraId="4C3D04FD"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r w:rsidRPr="00A13A6C">
              <w:rPr>
                <w:rFonts w:ascii="Times New Roman" w:eastAsia="Times New Roman" w:hAnsi="Times New Roman" w:cs="Times New Roman"/>
                <w:color w:val="000000"/>
                <w:sz w:val="20"/>
                <w:szCs w:val="20"/>
                <w:lang w:eastAsia="en-GB"/>
              </w:rPr>
              <w:t>0.19</w:t>
            </w:r>
          </w:p>
        </w:tc>
        <w:tc>
          <w:tcPr>
            <w:tcW w:w="669" w:type="pct"/>
            <w:vMerge/>
            <w:vAlign w:val="center"/>
          </w:tcPr>
          <w:p w14:paraId="5BF53F77"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p>
        </w:tc>
        <w:tc>
          <w:tcPr>
            <w:tcW w:w="354" w:type="pct"/>
            <w:vMerge/>
            <w:vAlign w:val="center"/>
          </w:tcPr>
          <w:p w14:paraId="6A90A519" w14:textId="77777777" w:rsidR="00FD18FF" w:rsidRPr="00A13A6C" w:rsidRDefault="00FD18FF" w:rsidP="00BA38A3">
            <w:pPr>
              <w:spacing w:after="0" w:line="360" w:lineRule="auto"/>
              <w:jc w:val="center"/>
              <w:rPr>
                <w:rFonts w:ascii="Times New Roman" w:eastAsia="Times New Roman" w:hAnsi="Times New Roman" w:cs="Times New Roman"/>
                <w:color w:val="000000"/>
                <w:sz w:val="20"/>
                <w:szCs w:val="20"/>
                <w:lang w:eastAsia="en-GB"/>
              </w:rPr>
            </w:pPr>
          </w:p>
        </w:tc>
      </w:tr>
      <w:tr w:rsidR="00FD18FF" w:rsidRPr="00A13A6C" w14:paraId="5FABB974" w14:textId="77777777" w:rsidTr="00A4259D">
        <w:trPr>
          <w:trHeight w:val="288"/>
        </w:trPr>
        <w:tc>
          <w:tcPr>
            <w:tcW w:w="5000" w:type="pct"/>
            <w:gridSpan w:val="7"/>
            <w:vAlign w:val="center"/>
          </w:tcPr>
          <w:p w14:paraId="7C79973B" w14:textId="77777777" w:rsidR="00FD18FF" w:rsidRPr="00A13A6C" w:rsidRDefault="00FD18FF" w:rsidP="00BA38A3">
            <w:pPr>
              <w:spacing w:before="120" w:after="120" w:line="360" w:lineRule="auto"/>
              <w:jc w:val="both"/>
              <w:rPr>
                <w:rFonts w:ascii="Times New Roman" w:eastAsia="Times New Roman" w:hAnsi="Times New Roman" w:cs="Times New Roman"/>
                <w:color w:val="000000"/>
                <w:lang w:eastAsia="en-GB"/>
              </w:rPr>
            </w:pPr>
            <w:r w:rsidRPr="00A13A6C">
              <w:rPr>
                <w:rFonts w:ascii="Times New Roman" w:eastAsia="Times New Roman" w:hAnsi="Times New Roman" w:cs="Times New Roman"/>
                <w:color w:val="000000"/>
                <w:lang w:eastAsia="en-GB"/>
              </w:rPr>
              <w:t>Table 2. Summary statistics (mean and standard deviation, SD) of n-alkane indices for the entire sequence, the Pleistocene interval, and the Holocene interval. Statistical differences between the Pleistocene and Holocene intervals were assessed using the Wilcoxon rank-sum test; p-values and W statistics are reported</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CE5DFF" w:rsidRPr="00A13A6C" w14:paraId="21A2CC15" w14:textId="77777777" w:rsidTr="00A4259D">
        <w:tc>
          <w:tcPr>
            <w:tcW w:w="8494" w:type="dxa"/>
          </w:tcPr>
          <w:p w14:paraId="02D788AB" w14:textId="77777777" w:rsidR="00CE5DFF" w:rsidRPr="00A13A6C" w:rsidRDefault="00CE5DFF" w:rsidP="00BA38A3">
            <w:pPr>
              <w:spacing w:before="120" w:after="120" w:line="360" w:lineRule="auto"/>
              <w:rPr>
                <w:rFonts w:ascii="Times New Roman" w:hAnsi="Times New Roman" w:cs="Times New Roman"/>
              </w:rPr>
            </w:pPr>
            <w:r w:rsidRPr="00A13A6C">
              <w:rPr>
                <w:rFonts w:ascii="Times New Roman" w:hAnsi="Times New Roman" w:cs="Times New Roman"/>
                <w:noProof/>
              </w:rPr>
              <w:lastRenderedPageBreak/>
              <w:drawing>
                <wp:inline distT="0" distB="0" distL="0" distR="0" wp14:anchorId="450CD27E" wp14:editId="17F41739">
                  <wp:extent cx="5400040" cy="5304790"/>
                  <wp:effectExtent l="0" t="0" r="0" b="0"/>
                  <wp:docPr id="6458839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83926" name="Picture 64588392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5304790"/>
                          </a:xfrm>
                          <a:prstGeom prst="rect">
                            <a:avLst/>
                          </a:prstGeom>
                        </pic:spPr>
                      </pic:pic>
                    </a:graphicData>
                  </a:graphic>
                </wp:inline>
              </w:drawing>
            </w:r>
          </w:p>
        </w:tc>
      </w:tr>
      <w:tr w:rsidR="00CE5DFF" w:rsidRPr="00A13A6C" w14:paraId="1BC3E3F4" w14:textId="77777777" w:rsidTr="00A4259D">
        <w:tc>
          <w:tcPr>
            <w:tcW w:w="8494" w:type="dxa"/>
          </w:tcPr>
          <w:p w14:paraId="7D7C11CD" w14:textId="2BD85A95" w:rsidR="00CE5DFF" w:rsidRPr="00A13A6C" w:rsidRDefault="00CE5DFF" w:rsidP="00BA38A3">
            <w:pPr>
              <w:spacing w:before="120" w:after="120" w:line="360" w:lineRule="auto"/>
              <w:rPr>
                <w:rFonts w:ascii="Times New Roman" w:hAnsi="Times New Roman" w:cs="Times New Roman"/>
              </w:rPr>
            </w:pPr>
            <w:r w:rsidRPr="00A13A6C">
              <w:rPr>
                <w:rFonts w:ascii="Times New Roman" w:hAnsi="Times New Roman" w:cs="Times New Roman"/>
              </w:rPr>
              <w:t xml:space="preserve">Figure 5. Vegetation and climate evolution at Verdeospesoa inferred from pollen record </w:t>
            </w:r>
            <w:r w:rsidRPr="00A13A6C">
              <w:rPr>
                <w:rFonts w:ascii="Times New Roman" w:hAnsi="Times New Roman" w:cs="Times New Roman"/>
              </w:rPr>
              <w:fldChar w:fldCharType="begin"/>
            </w:r>
            <w:r w:rsidR="00BB27C1" w:rsidRPr="00A13A6C">
              <w:rPr>
                <w:rFonts w:ascii="Times New Roman" w:hAnsi="Times New Roman" w:cs="Times New Roman"/>
              </w:rPr>
              <w:instrText xml:space="preserve"> ADDIN ZOTERO_ITEM CSL_CITATION {"citationID":"Y4nkfTdk","properties":{"unsorted":false,"formattedCitation":"(P\\uc0\\u233{}rez-D\\uc0\\u237{}az &amp; L\\uc0\\u243{}pez-S\\uc0\\u225{}ez, 2021a)","plainCitation":"(Pérez-Díaz &amp; López-Sáez, 2021a)","dontUpdate":true,"noteIndex":0},"citationItems":[{"id":681,"uris":["http://zotero.org/users/local/ejn7Sn3P/items/2C87SRYZ"],"itemData":{"id":681,"type":"article-journal","abstract":"This paper focuses on palaeoenvironmental conditions and climate variability during the Upper Late Pleistocene (c. 28,000–11,700 cal BP) in SW Europe (Iberian Peninsula) and their influence on human settlement patterns. All the palaeoenvironmental and archaeological sequences available for this period are analysed, together with a new palaeoenvironmental study related to a key deposit: Verdeospesoa mire (northern Iberian Peninsula). The multiproxy analysis (pollen, spores, non-pollen palynomorphs, magnetic susceptibility, organic content and macrocharcoal) of this sequence, with the support of six Accelerator Mass Spectrometry (AMS) radiocarbon dates, shows the climatic variability of that period, with some dry/cold and humid/temperate episodes. While in vast regions of central and northern Europe very few archaeological sites of this age are known, in the Iberian Peninsula no occupation gaps have been detected in all this period, supporting the idea of SW Europe as a glacial refugium for human groups during the worst periods of the Upper Late Pleistocene.","container-title":"Quaternary International","DOI":"10.1016/j.quaint.2021.05.001","ISSN":"1040-6182","journalAbbreviation":"Quaternary International","page":"39-53","source":"ScienceDirect","title":"Late Pleistocene environmental dynamics and human occupation in Southwestern Europe","volume":"595","author":[{"family":"Pérez-Díaz","given":"Sebastián"},{"family":"López-Sáez","given":"José Antonio"}],"issued":{"date-parts":[["2021",9,10]]}}}],"schema":"https://github.com/citation-style-language/schema/raw/master/csl-citation.json"} </w:instrText>
            </w:r>
            <w:r w:rsidRPr="00A13A6C">
              <w:rPr>
                <w:rFonts w:ascii="Times New Roman" w:hAnsi="Times New Roman" w:cs="Times New Roman"/>
              </w:rPr>
              <w:fldChar w:fldCharType="separate"/>
            </w:r>
            <w:r w:rsidR="00A856D6" w:rsidRPr="00A13A6C">
              <w:rPr>
                <w:rFonts w:ascii="Times New Roman" w:hAnsi="Times New Roman" w:cs="Times New Roman"/>
              </w:rPr>
              <w:fldChar w:fldCharType="begin"/>
            </w:r>
            <w:r w:rsidR="00BB27C1" w:rsidRPr="00A13A6C">
              <w:rPr>
                <w:rFonts w:ascii="Times New Roman" w:hAnsi="Times New Roman" w:cs="Times New Roman"/>
              </w:rPr>
              <w:instrText xml:space="preserve"> ADDIN ZOTERO_ITEM CSL_CITATION {"citationID":"FjK27VmT","properties":{"unsorted":false,"formattedCitation":"(P\\uc0\\u233{}rez-D\\uc0\\u237{}az &amp; L\\uc0\\u243{}pez-S\\uc0\\u225{}ez, 2021b)","plainCitation":"(Pérez-Díaz &amp; López-Sáez, 2021b)","dontUpdate":true,"noteIndex":0},"citationItems":[{"id":271,"uris":["http://zotero.org/users/local/ejn7Sn3P/items/CCMKAQHK"],"itemData":{"id":271,"type":"article-journal","abstract":"This paper focuses on palaeoenvironmental conditions and climate variability during the Upper Late Pleistocene (c. 28,000–11,700 cal BP) in SW Europe (Iberian Peninsula) and their influence on human settlement patterns. All the palaeoenvironmental and archaeological sequences available for this period are analysed, together with a new palaeoenvironmental study related to a key deposit: Verdeospesoa mire (northern Iberian Peninsula). The multiproxy analysis (pollen, spores, non-pollen palynomorphs, magnetic susceptibility, organic content and macrocharcoal) of this sequence, with the support of six Accelerator Mass Spectrometry (AMS) radiocarbon dates, shows the climatic variability of that period, with some dry/cold and humid/temperate episodes. While in vast regions of central and northern Europe very few archaeological sites of this age are known, in the Iberian Peninsula no occupation gaps have been detected in all this period, supporting the idea of SW Europe as a glacial refugium for human groups during the worst periods of the Upper Late Pleistocene.","container-title":"Quaternary International","DOI":"10.1016/J.QUAINT.2021.05.001","page":"39-53","publisher":"Pergamon","title":"Late Pleistocene environmental dynamics and human occupation in Southwestern Europe","volume":"595","author":[{"family":"Pérez-Díaz","given":"Sebastián"},{"family":"López-Sáez","given":"José Antonio"}],"issued":{"date-parts":[["2021",9]]}}}],"schema":"https://github.com/citation-style-language/schema/raw/master/csl-citation.json"} </w:instrText>
            </w:r>
            <w:r w:rsidR="00A856D6" w:rsidRPr="00A13A6C">
              <w:rPr>
                <w:rFonts w:ascii="Times New Roman" w:hAnsi="Times New Roman" w:cs="Times New Roman"/>
              </w:rPr>
              <w:fldChar w:fldCharType="separate"/>
            </w:r>
            <w:r w:rsidR="00A856D6" w:rsidRPr="00A13A6C">
              <w:rPr>
                <w:rFonts w:ascii="Times New Roman" w:hAnsi="Times New Roman" w:cs="Times New Roman"/>
              </w:rPr>
              <w:t>(Pérez-Díaz &amp; López-Sáez, 2021)</w:t>
            </w:r>
            <w:r w:rsidR="00A856D6" w:rsidRPr="00A13A6C">
              <w:rPr>
                <w:rFonts w:ascii="Times New Roman" w:hAnsi="Times New Roman" w:cs="Times New Roman"/>
              </w:rPr>
              <w:fldChar w:fldCharType="end"/>
            </w:r>
            <w:r w:rsidRPr="00A13A6C">
              <w:rPr>
                <w:rFonts w:ascii="Times New Roman" w:hAnsi="Times New Roman" w:cs="Times New Roman"/>
              </w:rPr>
              <w:fldChar w:fldCharType="end"/>
            </w:r>
            <w:r w:rsidRPr="00A13A6C">
              <w:rPr>
                <w:rFonts w:ascii="Times New Roman" w:hAnsi="Times New Roman" w:cs="Times New Roman"/>
              </w:rPr>
              <w:t>. (a) Relative abundances (%) of arboreal (trees), shrub, and herbaceous taxa; (b) reconstructed mean annual temperature; and (c) reconstructed mean annual precipitation. Vertical shaded bands indicate stadial intervals.</w:t>
            </w:r>
          </w:p>
        </w:tc>
      </w:tr>
    </w:tbl>
    <w:p w14:paraId="6C15291F" w14:textId="77777777" w:rsidR="00CE5DFF" w:rsidRPr="00A13A6C" w:rsidRDefault="00CE5DFF" w:rsidP="00BA38A3">
      <w:pPr>
        <w:spacing w:before="120" w:after="120" w:line="360" w:lineRule="auto"/>
        <w:jc w:val="both"/>
        <w:rPr>
          <w:rFonts w:ascii="Times New Roman" w:hAnsi="Times New Roman" w:cs="Times New Roman"/>
        </w:rPr>
      </w:pPr>
    </w:p>
    <w:p w14:paraId="57B21793" w14:textId="0E36C7D2" w:rsidR="00DE4955" w:rsidRPr="00A13A6C" w:rsidRDefault="00E23DE4" w:rsidP="00BA38A3">
      <w:pPr>
        <w:spacing w:before="120" w:after="120" w:line="360" w:lineRule="auto"/>
        <w:rPr>
          <w:rFonts w:ascii="Times New Roman" w:hAnsi="Times New Roman" w:cs="Times New Roman"/>
          <w:b/>
          <w:bCs/>
        </w:rPr>
      </w:pPr>
      <w:r w:rsidRPr="00A13A6C">
        <w:rPr>
          <w:rFonts w:ascii="Times New Roman" w:hAnsi="Times New Roman" w:cs="Times New Roman"/>
          <w:b/>
          <w:bCs/>
        </w:rPr>
        <w:t>Stable carbon isotope composition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7B6034" w:rsidRPr="00A13A6C" w14:paraId="6A6BB7CE" w14:textId="77777777" w:rsidTr="00A4259D">
        <w:tc>
          <w:tcPr>
            <w:tcW w:w="8494" w:type="dxa"/>
          </w:tcPr>
          <w:p w14:paraId="19EE6A2B" w14:textId="5CDDEF57" w:rsidR="007B6034" w:rsidRPr="00A13A6C" w:rsidRDefault="003A1E8C" w:rsidP="00BA38A3">
            <w:pPr>
              <w:spacing w:before="120" w:after="120"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4933BE2A" wp14:editId="5A165D00">
                  <wp:extent cx="5400040" cy="4893945"/>
                  <wp:effectExtent l="0" t="0" r="0" b="1905"/>
                  <wp:docPr id="430727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27215" name="Picture 4307272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4893945"/>
                          </a:xfrm>
                          <a:prstGeom prst="rect">
                            <a:avLst/>
                          </a:prstGeom>
                        </pic:spPr>
                      </pic:pic>
                    </a:graphicData>
                  </a:graphic>
                </wp:inline>
              </w:drawing>
            </w:r>
          </w:p>
        </w:tc>
      </w:tr>
      <w:tr w:rsidR="007B6034" w:rsidRPr="00A13A6C" w14:paraId="16B57220" w14:textId="77777777" w:rsidTr="00A4259D">
        <w:tc>
          <w:tcPr>
            <w:tcW w:w="8494" w:type="dxa"/>
          </w:tcPr>
          <w:p w14:paraId="41773EEA" w14:textId="53BE5E36" w:rsidR="007B6034" w:rsidRPr="00A13A6C" w:rsidRDefault="007B6034" w:rsidP="00BA38A3">
            <w:pPr>
              <w:spacing w:before="120" w:after="120" w:line="360" w:lineRule="auto"/>
              <w:rPr>
                <w:rFonts w:ascii="Times New Roman" w:hAnsi="Times New Roman" w:cs="Times New Roman"/>
              </w:rPr>
            </w:pPr>
            <w:r w:rsidRPr="00A13A6C">
              <w:rPr>
                <w:rFonts w:ascii="Times New Roman" w:hAnsi="Times New Roman" w:cs="Times New Roman"/>
              </w:rPr>
              <w:t>Figure 6. Compound-specific stable carbon isotope ratios of long- and short-chain n-alkanes throughout the sequence. (a) Long-chain n-alkanes; (b) short-chain n-alkanes. Vertical shaded bands indicate stadial intervals. Red points denote the depth and calibrated chronology (cal k yrs BP) of radiocarbon-dated samples.</w:t>
            </w:r>
            <w:ins w:id="119" w:author="Marco Adolfo Vidal Cordasco" w:date="2026-06-27T14:06:00Z" w16du:dateUtc="2026-06-27T13:06:00Z">
              <w:r w:rsidR="003A1E8C" w:rsidRPr="000E094C">
                <w:rPr>
                  <w:rFonts w:ascii="Times New Roman" w:hAnsi="Times New Roman" w:cs="Times New Roman"/>
                </w:rPr>
                <w:t xml:space="preserve"> </w:t>
              </w:r>
              <w:r w:rsidR="003A1E8C" w:rsidRPr="000E094C">
                <w:rPr>
                  <w:rFonts w:ascii="Times New Roman" w:hAnsi="Times New Roman" w:cs="Times New Roman"/>
                </w:rPr>
                <w:t>The bold line</w:t>
              </w:r>
              <w:r w:rsidR="003A1E8C">
                <w:rPr>
                  <w:rFonts w:ascii="Times New Roman" w:hAnsi="Times New Roman" w:cs="Times New Roman"/>
                </w:rPr>
                <w:t>s</w:t>
              </w:r>
              <w:r w:rsidR="003A1E8C" w:rsidRPr="000E094C">
                <w:rPr>
                  <w:rFonts w:ascii="Times New Roman" w:hAnsi="Times New Roman" w:cs="Times New Roman"/>
                </w:rPr>
                <w:t xml:space="preserve"> mark the moving average</w:t>
              </w:r>
              <w:r w:rsidR="003A1E8C">
                <w:rPr>
                  <w:rFonts w:ascii="Times New Roman" w:hAnsi="Times New Roman" w:cs="Times New Roman"/>
                </w:rPr>
                <w:t>.</w:t>
              </w:r>
            </w:ins>
          </w:p>
        </w:tc>
      </w:tr>
    </w:tbl>
    <w:p w14:paraId="03CE3C5D" w14:textId="77777777" w:rsidR="007B6034" w:rsidRPr="00A13A6C" w:rsidRDefault="007B6034" w:rsidP="00BA38A3">
      <w:pPr>
        <w:spacing w:before="120" w:after="120" w:line="360" w:lineRule="auto"/>
        <w:rPr>
          <w:rFonts w:ascii="Times New Roman" w:hAnsi="Times New Roman" w:cs="Times New Roman"/>
          <w:b/>
          <w:bCs/>
        </w:rPr>
      </w:pPr>
    </w:p>
    <w:p w14:paraId="4CB3F3CB" w14:textId="0329F9C6" w:rsidR="002538B8" w:rsidRPr="00A13A6C" w:rsidRDefault="008F0019" w:rsidP="00C2465E">
      <w:pPr>
        <w:spacing w:before="120" w:after="120" w:line="480" w:lineRule="auto"/>
        <w:jc w:val="both"/>
        <w:rPr>
          <w:rFonts w:ascii="Times New Roman" w:hAnsi="Times New Roman" w:cs="Times New Roman"/>
        </w:rPr>
      </w:pPr>
      <w:r w:rsidRPr="00A13A6C">
        <w:rPr>
          <w:rFonts w:ascii="Times New Roman" w:hAnsi="Times New Roman" w:cs="Times New Roman"/>
        </w:rPr>
        <w:t>Compound specific carbon isotope ratios were measured for n-C</w:t>
      </w:r>
      <w:r w:rsidRPr="00A13A6C">
        <w:rPr>
          <w:rFonts w:ascii="Times New Roman" w:hAnsi="Times New Roman" w:cs="Times New Roman"/>
          <w:vertAlign w:val="subscript"/>
        </w:rPr>
        <w:t>19</w:t>
      </w:r>
      <w:r w:rsidRPr="00A13A6C">
        <w:rPr>
          <w:rFonts w:ascii="Times New Roman" w:hAnsi="Times New Roman" w:cs="Times New Roman"/>
        </w:rPr>
        <w:t xml:space="preserve"> to n-C</w:t>
      </w:r>
      <w:r w:rsidRPr="00A13A6C">
        <w:rPr>
          <w:rFonts w:ascii="Times New Roman" w:hAnsi="Times New Roman" w:cs="Times New Roman"/>
          <w:vertAlign w:val="subscript"/>
        </w:rPr>
        <w:t>31</w:t>
      </w:r>
      <w:r w:rsidRPr="00A13A6C">
        <w:rPr>
          <w:rFonts w:ascii="Times New Roman" w:hAnsi="Times New Roman" w:cs="Times New Roman"/>
        </w:rPr>
        <w:t xml:space="preserve">. </w:t>
      </w:r>
      <w:r w:rsidR="00E23DE4" w:rsidRPr="00A13A6C">
        <w:rPr>
          <w:rFonts w:ascii="Times New Roman" w:hAnsi="Times New Roman" w:cs="Times New Roman"/>
        </w:rPr>
        <w:t>The δ¹³C values of the long-chain n-alkanes (n-C</w:t>
      </w:r>
      <w:r w:rsidR="00E23DE4" w:rsidRPr="00A13A6C">
        <w:rPr>
          <w:rFonts w:ascii="Times New Roman" w:hAnsi="Times New Roman" w:cs="Times New Roman"/>
          <w:vertAlign w:val="subscript"/>
        </w:rPr>
        <w:t>27</w:t>
      </w:r>
      <w:r w:rsidR="00E23DE4" w:rsidRPr="00A13A6C">
        <w:rPr>
          <w:rFonts w:ascii="Times New Roman" w:hAnsi="Times New Roman" w:cs="Times New Roman"/>
        </w:rPr>
        <w:t xml:space="preserve"> to n-C</w:t>
      </w:r>
      <w:r w:rsidR="00E23DE4" w:rsidRPr="00A13A6C">
        <w:rPr>
          <w:rFonts w:ascii="Times New Roman" w:hAnsi="Times New Roman" w:cs="Times New Roman"/>
          <w:vertAlign w:val="subscript"/>
        </w:rPr>
        <w:t>31</w:t>
      </w:r>
      <w:r w:rsidR="00E23DE4" w:rsidRPr="00A13A6C">
        <w:rPr>
          <w:rFonts w:ascii="Times New Roman" w:hAnsi="Times New Roman" w:cs="Times New Roman"/>
        </w:rPr>
        <w:t>) decrease with increasing carbon number, whereas the mid-chain homologues (n-C</w:t>
      </w:r>
      <w:r w:rsidR="00E23DE4" w:rsidRPr="00A13A6C">
        <w:rPr>
          <w:rFonts w:ascii="Times New Roman" w:hAnsi="Times New Roman" w:cs="Times New Roman"/>
          <w:vertAlign w:val="subscript"/>
        </w:rPr>
        <w:t>23</w:t>
      </w:r>
      <w:r w:rsidR="00E23DE4" w:rsidRPr="00A13A6C">
        <w:rPr>
          <w:rFonts w:ascii="Times New Roman" w:hAnsi="Times New Roman" w:cs="Times New Roman"/>
        </w:rPr>
        <w:t xml:space="preserve"> to n-C</w:t>
      </w:r>
      <w:r w:rsidR="00E23DE4" w:rsidRPr="00A13A6C">
        <w:rPr>
          <w:rFonts w:ascii="Times New Roman" w:hAnsi="Times New Roman" w:cs="Times New Roman"/>
          <w:vertAlign w:val="subscript"/>
        </w:rPr>
        <w:t>25</w:t>
      </w:r>
      <w:r w:rsidR="00E23DE4" w:rsidRPr="00A13A6C">
        <w:rPr>
          <w:rFonts w:ascii="Times New Roman" w:hAnsi="Times New Roman" w:cs="Times New Roman"/>
        </w:rPr>
        <w:t xml:space="preserve">) are relatively enriched in ¹³C compared to the higher carbon homologues (Figure </w:t>
      </w:r>
      <w:r w:rsidR="00473228" w:rsidRPr="00A13A6C">
        <w:rPr>
          <w:rFonts w:ascii="Times New Roman" w:hAnsi="Times New Roman" w:cs="Times New Roman"/>
        </w:rPr>
        <w:t>5</w:t>
      </w:r>
      <w:r w:rsidR="00E23DE4" w:rsidRPr="00A13A6C">
        <w:rPr>
          <w:rFonts w:ascii="Times New Roman" w:hAnsi="Times New Roman" w:cs="Times New Roman"/>
        </w:rPr>
        <w:t xml:space="preserve">). </w:t>
      </w:r>
      <w:r w:rsidR="00133BF6" w:rsidRPr="00A13A6C">
        <w:rPr>
          <w:rFonts w:ascii="Times New Roman" w:hAnsi="Times New Roman" w:cs="Times New Roman"/>
        </w:rPr>
        <w:t>δ¹³C values of n-C</w:t>
      </w:r>
      <w:r w:rsidR="00133BF6" w:rsidRPr="00A13A6C">
        <w:rPr>
          <w:rFonts w:ascii="Times New Roman" w:hAnsi="Times New Roman" w:cs="Times New Roman"/>
          <w:vertAlign w:val="subscript"/>
        </w:rPr>
        <w:t>27</w:t>
      </w:r>
      <w:r w:rsidR="00133BF6" w:rsidRPr="00A13A6C">
        <w:rPr>
          <w:rFonts w:ascii="Times New Roman" w:hAnsi="Times New Roman" w:cs="Times New Roman"/>
        </w:rPr>
        <w:t>, n-C</w:t>
      </w:r>
      <w:r w:rsidR="00133BF6" w:rsidRPr="00A13A6C">
        <w:rPr>
          <w:rFonts w:ascii="Times New Roman" w:hAnsi="Times New Roman" w:cs="Times New Roman"/>
          <w:vertAlign w:val="subscript"/>
        </w:rPr>
        <w:t>29</w:t>
      </w:r>
      <w:r w:rsidR="00133BF6" w:rsidRPr="00A13A6C">
        <w:rPr>
          <w:rFonts w:ascii="Times New Roman" w:hAnsi="Times New Roman" w:cs="Times New Roman"/>
        </w:rPr>
        <w:t>, and n-C</w:t>
      </w:r>
      <w:r w:rsidR="00133BF6" w:rsidRPr="00A13A6C">
        <w:rPr>
          <w:rFonts w:ascii="Times New Roman" w:hAnsi="Times New Roman" w:cs="Times New Roman"/>
          <w:vertAlign w:val="subscript"/>
        </w:rPr>
        <w:t>31</w:t>
      </w:r>
      <w:r w:rsidR="00133BF6" w:rsidRPr="00A13A6C">
        <w:rPr>
          <w:rFonts w:ascii="Times New Roman" w:hAnsi="Times New Roman" w:cs="Times New Roman"/>
        </w:rPr>
        <w:t xml:space="preserve"> are positively correlated with one another and, unlike the δ¹³C values of short- and mid-chain n-alkanes, show negative correlations with ACL, C</w:t>
      </w:r>
      <w:r w:rsidR="00133BF6" w:rsidRPr="00A13A6C">
        <w:rPr>
          <w:rFonts w:ascii="Times New Roman" w:hAnsi="Times New Roman" w:cs="Times New Roman"/>
          <w:vertAlign w:val="subscript"/>
        </w:rPr>
        <w:t>31</w:t>
      </w:r>
      <w:r w:rsidR="00133BF6" w:rsidRPr="00A13A6C">
        <w:rPr>
          <w:rFonts w:ascii="Times New Roman" w:hAnsi="Times New Roman" w:cs="Times New Roman"/>
        </w:rPr>
        <w:t>/C</w:t>
      </w:r>
      <w:r w:rsidR="00133BF6" w:rsidRPr="00A13A6C">
        <w:rPr>
          <w:rFonts w:ascii="Times New Roman" w:hAnsi="Times New Roman" w:cs="Times New Roman"/>
          <w:vertAlign w:val="subscript"/>
        </w:rPr>
        <w:t>27</w:t>
      </w:r>
      <w:r w:rsidR="00133BF6" w:rsidRPr="00A13A6C">
        <w:rPr>
          <w:rFonts w:ascii="Times New Roman" w:hAnsi="Times New Roman" w:cs="Times New Roman"/>
        </w:rPr>
        <w:t>, and C</w:t>
      </w:r>
      <w:r w:rsidR="00133BF6" w:rsidRPr="00A13A6C">
        <w:rPr>
          <w:rFonts w:ascii="Times New Roman" w:hAnsi="Times New Roman" w:cs="Times New Roman"/>
          <w:vertAlign w:val="subscript"/>
        </w:rPr>
        <w:t>31</w:t>
      </w:r>
      <w:r w:rsidR="00133BF6" w:rsidRPr="00A13A6C">
        <w:rPr>
          <w:rFonts w:ascii="Times New Roman" w:hAnsi="Times New Roman" w:cs="Times New Roman"/>
        </w:rPr>
        <w:t>/C</w:t>
      </w:r>
      <w:r w:rsidR="00133BF6" w:rsidRPr="00A13A6C">
        <w:rPr>
          <w:rFonts w:ascii="Times New Roman" w:hAnsi="Times New Roman" w:cs="Times New Roman"/>
          <w:vertAlign w:val="subscript"/>
        </w:rPr>
        <w:t>29</w:t>
      </w:r>
      <w:r w:rsidR="00133BF6" w:rsidRPr="00A13A6C">
        <w:rPr>
          <w:rFonts w:ascii="Times New Roman" w:hAnsi="Times New Roman" w:cs="Times New Roman"/>
        </w:rPr>
        <w:t xml:space="preserve"> ratios (Supplementary Fig</w:t>
      </w:r>
      <w:r w:rsidR="00CE3571" w:rsidRPr="00A13A6C">
        <w:rPr>
          <w:rFonts w:ascii="Times New Roman" w:hAnsi="Times New Roman" w:cs="Times New Roman"/>
        </w:rPr>
        <w:t>ure</w:t>
      </w:r>
      <w:r w:rsidR="00133BF6" w:rsidRPr="00A13A6C">
        <w:rPr>
          <w:rFonts w:ascii="Times New Roman" w:hAnsi="Times New Roman" w:cs="Times New Roman"/>
        </w:rPr>
        <w:t xml:space="preserve"> </w:t>
      </w:r>
      <w:r w:rsidR="009D0F7A" w:rsidRPr="00A13A6C">
        <w:rPr>
          <w:rFonts w:ascii="Times New Roman" w:hAnsi="Times New Roman" w:cs="Times New Roman"/>
        </w:rPr>
        <w:t>4</w:t>
      </w:r>
      <w:r w:rsidR="00133BF6" w:rsidRPr="00A13A6C">
        <w:rPr>
          <w:rFonts w:ascii="Times New Roman" w:hAnsi="Times New Roman" w:cs="Times New Roman"/>
        </w:rPr>
        <w:t xml:space="preserve">). This pattern </w:t>
      </w:r>
      <w:r w:rsidR="00133BF6" w:rsidRPr="00A13A6C">
        <w:rPr>
          <w:rFonts w:ascii="Times New Roman" w:hAnsi="Times New Roman" w:cs="Times New Roman"/>
        </w:rPr>
        <w:lastRenderedPageBreak/>
        <w:t xml:space="preserve">suggests a common source for these long-chain homologues and indicates that their isotopic variability </w:t>
      </w:r>
      <w:r w:rsidR="00BE3C2B" w:rsidRPr="00A13A6C">
        <w:rPr>
          <w:rFonts w:ascii="Times New Roman" w:hAnsi="Times New Roman" w:cs="Times New Roman"/>
        </w:rPr>
        <w:t>is</w:t>
      </w:r>
      <w:r w:rsidR="00133BF6" w:rsidRPr="00A13A6C">
        <w:rPr>
          <w:rFonts w:ascii="Times New Roman" w:hAnsi="Times New Roman" w:cs="Times New Roman"/>
        </w:rPr>
        <w:t xml:space="preserve"> </w:t>
      </w:r>
      <w:r w:rsidR="00662454" w:rsidRPr="00A13A6C">
        <w:rPr>
          <w:rFonts w:ascii="Times New Roman" w:hAnsi="Times New Roman" w:cs="Times New Roman"/>
        </w:rPr>
        <w:t xml:space="preserve">affected </w:t>
      </w:r>
      <w:r w:rsidR="00133BF6" w:rsidRPr="00A13A6C">
        <w:rPr>
          <w:rFonts w:ascii="Times New Roman" w:hAnsi="Times New Roman" w:cs="Times New Roman"/>
        </w:rPr>
        <w:t>by changes in terrestrial vegetation composition.</w:t>
      </w:r>
    </w:p>
    <w:p w14:paraId="2270671A" w14:textId="3DD3648E" w:rsidR="00FF1CD1" w:rsidRPr="00A13A6C" w:rsidRDefault="00A97A5E" w:rsidP="00C2465E">
      <w:pPr>
        <w:spacing w:before="120" w:after="120" w:line="480" w:lineRule="auto"/>
        <w:jc w:val="both"/>
        <w:rPr>
          <w:rFonts w:ascii="Times New Roman" w:hAnsi="Times New Roman" w:cs="Times New Roman"/>
        </w:rPr>
      </w:pPr>
      <w:r w:rsidRPr="00A13A6C">
        <w:rPr>
          <w:rFonts w:ascii="Times New Roman" w:hAnsi="Times New Roman" w:cs="Times New Roman"/>
        </w:rPr>
        <w:t>The δ¹³C values of short- and mid-chain n-alkanes (n</w:t>
      </w:r>
      <w:r w:rsidR="00A73731" w:rsidRPr="00A13A6C">
        <w:rPr>
          <w:rFonts w:ascii="Times New Roman" w:hAnsi="Times New Roman" w:cs="Times New Roman"/>
        </w:rPr>
        <w:t>-</w:t>
      </w:r>
      <w:r w:rsidRPr="00A13A6C">
        <w:rPr>
          <w:rFonts w:ascii="Times New Roman" w:hAnsi="Times New Roman" w:cs="Times New Roman"/>
        </w:rPr>
        <w:t>C₁₉, n</w:t>
      </w:r>
      <w:r w:rsidR="00A73731" w:rsidRPr="00A13A6C">
        <w:rPr>
          <w:rFonts w:ascii="Times New Roman" w:hAnsi="Times New Roman" w:cs="Times New Roman"/>
        </w:rPr>
        <w:t>-</w:t>
      </w:r>
      <w:r w:rsidRPr="00A13A6C">
        <w:rPr>
          <w:rFonts w:ascii="Times New Roman" w:hAnsi="Times New Roman" w:cs="Times New Roman"/>
        </w:rPr>
        <w:t>C₂₁, n</w:t>
      </w:r>
      <w:r w:rsidR="00A73731" w:rsidRPr="00A13A6C">
        <w:rPr>
          <w:rFonts w:ascii="Times New Roman" w:hAnsi="Times New Roman" w:cs="Times New Roman"/>
        </w:rPr>
        <w:t>-</w:t>
      </w:r>
      <w:r w:rsidRPr="00A13A6C">
        <w:rPr>
          <w:rFonts w:ascii="Times New Roman" w:hAnsi="Times New Roman" w:cs="Times New Roman"/>
        </w:rPr>
        <w:t>C₂₃, n</w:t>
      </w:r>
      <w:r w:rsidR="00A73731" w:rsidRPr="00A13A6C">
        <w:rPr>
          <w:rFonts w:ascii="Times New Roman" w:hAnsi="Times New Roman" w:cs="Times New Roman"/>
        </w:rPr>
        <w:t>-</w:t>
      </w:r>
      <w:r w:rsidRPr="00A13A6C">
        <w:rPr>
          <w:rFonts w:ascii="Times New Roman" w:hAnsi="Times New Roman" w:cs="Times New Roman"/>
        </w:rPr>
        <w:t xml:space="preserve">C₂₅) show coherent trends across the </w:t>
      </w:r>
      <w:r w:rsidR="00C22281" w:rsidRPr="00A13A6C">
        <w:rPr>
          <w:rFonts w:ascii="Times New Roman" w:hAnsi="Times New Roman" w:cs="Times New Roman"/>
        </w:rPr>
        <w:t>sequence</w:t>
      </w:r>
      <w:r w:rsidRPr="00A13A6C">
        <w:rPr>
          <w:rFonts w:ascii="Times New Roman" w:hAnsi="Times New Roman" w:cs="Times New Roman"/>
        </w:rPr>
        <w:t xml:space="preserve"> (Fig</w:t>
      </w:r>
      <w:r w:rsidR="009E6135" w:rsidRPr="00A13A6C">
        <w:rPr>
          <w:rFonts w:ascii="Times New Roman" w:hAnsi="Times New Roman" w:cs="Times New Roman"/>
        </w:rPr>
        <w:t xml:space="preserve">ure </w:t>
      </w:r>
      <w:r w:rsidR="00D1747E" w:rsidRPr="00A13A6C">
        <w:rPr>
          <w:rFonts w:ascii="Times New Roman" w:hAnsi="Times New Roman" w:cs="Times New Roman"/>
        </w:rPr>
        <w:t>6</w:t>
      </w:r>
      <w:r w:rsidRPr="00A13A6C">
        <w:rPr>
          <w:rFonts w:ascii="Times New Roman" w:hAnsi="Times New Roman" w:cs="Times New Roman"/>
        </w:rPr>
        <w:t>). Between 225 and 216 cm depth (24,</w:t>
      </w:r>
      <w:r w:rsidR="00006734" w:rsidRPr="00A13A6C">
        <w:rPr>
          <w:rFonts w:ascii="Times New Roman" w:hAnsi="Times New Roman" w:cs="Times New Roman"/>
        </w:rPr>
        <w:t>929</w:t>
      </w:r>
      <w:r w:rsidRPr="00A13A6C">
        <w:rPr>
          <w:rFonts w:ascii="Times New Roman" w:hAnsi="Times New Roman" w:cs="Times New Roman"/>
        </w:rPr>
        <w:t>–</w:t>
      </w:r>
      <w:r w:rsidR="00CE49DC" w:rsidRPr="00A13A6C">
        <w:rPr>
          <w:rFonts w:ascii="Times New Roman" w:hAnsi="Times New Roman" w:cs="Times New Roman"/>
        </w:rPr>
        <w:t>21</w:t>
      </w:r>
      <w:r w:rsidRPr="00A13A6C">
        <w:rPr>
          <w:rFonts w:ascii="Times New Roman" w:hAnsi="Times New Roman" w:cs="Times New Roman"/>
        </w:rPr>
        <w:t>,</w:t>
      </w:r>
      <w:r w:rsidR="00CE49DC" w:rsidRPr="00A13A6C">
        <w:rPr>
          <w:rFonts w:ascii="Times New Roman" w:hAnsi="Times New Roman" w:cs="Times New Roman"/>
        </w:rPr>
        <w:t>586</w:t>
      </w:r>
      <w:r w:rsidRPr="00A13A6C">
        <w:rPr>
          <w:rFonts w:ascii="Times New Roman" w:hAnsi="Times New Roman" w:cs="Times New Roman"/>
        </w:rPr>
        <w:t xml:space="preserve"> cal BP), all </w:t>
      </w:r>
      <w:r w:rsidR="009432BB" w:rsidRPr="00A13A6C">
        <w:rPr>
          <w:rFonts w:ascii="Times New Roman" w:hAnsi="Times New Roman" w:cs="Times New Roman"/>
        </w:rPr>
        <w:t xml:space="preserve">mid-chain n-alkanes </w:t>
      </w:r>
      <w:r w:rsidRPr="00A13A6C">
        <w:rPr>
          <w:rFonts w:ascii="Times New Roman" w:hAnsi="Times New Roman" w:cs="Times New Roman"/>
        </w:rPr>
        <w:t>exhibit relatively depleted values consistent with a dominant contribution from C₃ vegetation</w:t>
      </w:r>
      <w:r w:rsidR="002538B8" w:rsidRPr="00A13A6C">
        <w:rPr>
          <w:rFonts w:ascii="Times New Roman" w:hAnsi="Times New Roman" w:cs="Times New Roman"/>
        </w:rPr>
        <w:t xml:space="preserve">. </w:t>
      </w:r>
      <w:r w:rsidR="0017681C" w:rsidRPr="00A13A6C">
        <w:rPr>
          <w:rFonts w:ascii="Times New Roman" w:hAnsi="Times New Roman" w:cs="Times New Roman"/>
        </w:rPr>
        <w:t xml:space="preserve">An increasing decoupling is observed between 215 and 203 cm depth (19,920–12,386 cal BP), whereby δ¹³C values of n-C₁₉ become progressively more negative, while δ¹³C values of n-C₂₁–n-C₂₅ remain relatively stable (Figure </w:t>
      </w:r>
      <w:r w:rsidR="0012731A" w:rsidRPr="00A13A6C">
        <w:rPr>
          <w:rFonts w:ascii="Times New Roman" w:hAnsi="Times New Roman" w:cs="Times New Roman"/>
        </w:rPr>
        <w:t>6</w:t>
      </w:r>
      <w:r w:rsidR="0017681C" w:rsidRPr="00A13A6C">
        <w:rPr>
          <w:rFonts w:ascii="Times New Roman" w:hAnsi="Times New Roman" w:cs="Times New Roman"/>
        </w:rPr>
        <w:t xml:space="preserve">). </w:t>
      </w:r>
      <w:r w:rsidR="00176BBB" w:rsidRPr="00A13A6C">
        <w:rPr>
          <w:rFonts w:ascii="Times New Roman" w:hAnsi="Times New Roman" w:cs="Times New Roman"/>
        </w:rPr>
        <w:t xml:space="preserve">Given that n-C₁₉ can derive from </w:t>
      </w:r>
      <w:r w:rsidR="00AB5E3E" w:rsidRPr="00A13A6C">
        <w:rPr>
          <w:rFonts w:ascii="Times New Roman" w:hAnsi="Times New Roman" w:cs="Times New Roman"/>
        </w:rPr>
        <w:t>algae</w:t>
      </w:r>
      <w:r w:rsidR="00176BBB" w:rsidRPr="00A13A6C">
        <w:rPr>
          <w:rFonts w:ascii="Times New Roman" w:hAnsi="Times New Roman" w:cs="Times New Roman"/>
        </w:rPr>
        <w:t xml:space="preserve"> and microbial sources, this divergence </w:t>
      </w:r>
      <w:r w:rsidR="006A4035" w:rsidRPr="00A13A6C">
        <w:rPr>
          <w:rFonts w:ascii="Times New Roman" w:hAnsi="Times New Roman" w:cs="Times New Roman"/>
        </w:rPr>
        <w:t>may reflect changes in aquatic and peatland carbon cycling processes</w:t>
      </w:r>
      <w:r w:rsidR="001D7F50" w:rsidRPr="00A13A6C">
        <w:rPr>
          <w:rFonts w:ascii="Times New Roman" w:hAnsi="Times New Roman" w:cs="Times New Roman"/>
        </w:rPr>
        <w:t xml:space="preserve">, microbial recycling of isotopically light CO₂, or shifts in algal productivity. </w:t>
      </w:r>
      <w:r w:rsidR="0017681C" w:rsidRPr="00A13A6C">
        <w:rPr>
          <w:rFonts w:ascii="Times New Roman" w:hAnsi="Times New Roman" w:cs="Times New Roman"/>
        </w:rPr>
        <w:t xml:space="preserve">In contrast, mid-chain n-alkanes </w:t>
      </w:r>
      <w:r w:rsidR="00895029" w:rsidRPr="00A13A6C">
        <w:rPr>
          <w:rFonts w:ascii="Times New Roman" w:hAnsi="Times New Roman" w:cs="Times New Roman"/>
        </w:rPr>
        <w:t>are</w:t>
      </w:r>
      <w:r w:rsidR="0017681C" w:rsidRPr="00A13A6C">
        <w:rPr>
          <w:rFonts w:ascii="Times New Roman" w:hAnsi="Times New Roman" w:cs="Times New Roman"/>
        </w:rPr>
        <w:t xml:space="preserve"> less sensitive to these processes over the same interval.</w:t>
      </w:r>
      <w:r w:rsidR="002E052B" w:rsidRPr="00A13A6C">
        <w:rPr>
          <w:rFonts w:ascii="Times New Roman" w:hAnsi="Times New Roman" w:cs="Times New Roman"/>
        </w:rPr>
        <w:t xml:space="preserve"> </w:t>
      </w:r>
      <w:r w:rsidR="00DE7668" w:rsidRPr="00A13A6C">
        <w:rPr>
          <w:rFonts w:ascii="Times New Roman" w:hAnsi="Times New Roman" w:cs="Times New Roman"/>
        </w:rPr>
        <w:t xml:space="preserve">Subsequently, </w:t>
      </w:r>
      <w:r w:rsidR="00D53BE9" w:rsidRPr="00A13A6C">
        <w:rPr>
          <w:rFonts w:ascii="Times New Roman" w:hAnsi="Times New Roman" w:cs="Times New Roman"/>
        </w:rPr>
        <w:t>after</w:t>
      </w:r>
      <w:r w:rsidR="00645B90" w:rsidRPr="00A13A6C">
        <w:rPr>
          <w:rFonts w:ascii="Times New Roman" w:hAnsi="Times New Roman" w:cs="Times New Roman"/>
        </w:rPr>
        <w:t xml:space="preserve"> the </w:t>
      </w:r>
      <w:r w:rsidR="00DE7668" w:rsidRPr="00A13A6C">
        <w:rPr>
          <w:rFonts w:ascii="Times New Roman" w:hAnsi="Times New Roman" w:cs="Times New Roman"/>
        </w:rPr>
        <w:t>Younger Dryas</w:t>
      </w:r>
      <w:r w:rsidR="00645B90" w:rsidRPr="00A13A6C">
        <w:rPr>
          <w:rFonts w:ascii="Times New Roman" w:hAnsi="Times New Roman" w:cs="Times New Roman"/>
        </w:rPr>
        <w:t xml:space="preserve"> (&lt;200 cm depth),</w:t>
      </w:r>
      <w:r w:rsidR="00DE7668" w:rsidRPr="00A13A6C">
        <w:rPr>
          <w:rFonts w:ascii="Times New Roman" w:hAnsi="Times New Roman" w:cs="Times New Roman"/>
        </w:rPr>
        <w:t xml:space="preserve"> </w:t>
      </w:r>
      <w:r w:rsidR="00645B90" w:rsidRPr="00A13A6C">
        <w:rPr>
          <w:rFonts w:ascii="Times New Roman" w:hAnsi="Times New Roman" w:cs="Times New Roman"/>
        </w:rPr>
        <w:t>the offset between short- and mid-chain n-alkanes narrows and all</w:t>
      </w:r>
      <w:r w:rsidR="00DE7668" w:rsidRPr="00A13A6C">
        <w:rPr>
          <w:rFonts w:ascii="Times New Roman" w:hAnsi="Times New Roman" w:cs="Times New Roman"/>
        </w:rPr>
        <w:t xml:space="preserve"> </w:t>
      </w:r>
      <w:r w:rsidR="00C173D3" w:rsidRPr="00A13A6C">
        <w:rPr>
          <w:rFonts w:ascii="Times New Roman" w:hAnsi="Times New Roman" w:cs="Times New Roman"/>
        </w:rPr>
        <w:t>experience</w:t>
      </w:r>
      <w:r w:rsidR="0046629D" w:rsidRPr="00A13A6C">
        <w:rPr>
          <w:rFonts w:ascii="Times New Roman" w:hAnsi="Times New Roman" w:cs="Times New Roman"/>
        </w:rPr>
        <w:t xml:space="preserve"> </w:t>
      </w:r>
      <w:r w:rsidR="00C134AD" w:rsidRPr="00A13A6C">
        <w:rPr>
          <w:rFonts w:ascii="Times New Roman" w:hAnsi="Times New Roman" w:cs="Times New Roman"/>
        </w:rPr>
        <w:t xml:space="preserve">increasingly </w:t>
      </w:r>
      <w:r w:rsidR="00645B90" w:rsidRPr="00A13A6C">
        <w:rPr>
          <w:rFonts w:ascii="Times New Roman" w:hAnsi="Times New Roman" w:cs="Times New Roman"/>
        </w:rPr>
        <w:t>positive</w:t>
      </w:r>
      <w:r w:rsidR="00DE7668" w:rsidRPr="00A13A6C">
        <w:rPr>
          <w:rFonts w:ascii="Times New Roman" w:hAnsi="Times New Roman" w:cs="Times New Roman"/>
        </w:rPr>
        <w:t xml:space="preserve"> δ¹³C values</w:t>
      </w:r>
      <w:r w:rsidR="00FA3CA0" w:rsidRPr="00A13A6C">
        <w:rPr>
          <w:rFonts w:ascii="Times New Roman" w:hAnsi="Times New Roman" w:cs="Times New Roman"/>
        </w:rPr>
        <w:t xml:space="preserve"> (Figure </w:t>
      </w:r>
      <w:r w:rsidR="00575319" w:rsidRPr="00A13A6C">
        <w:rPr>
          <w:rFonts w:ascii="Times New Roman" w:hAnsi="Times New Roman" w:cs="Times New Roman"/>
        </w:rPr>
        <w:t>6</w:t>
      </w:r>
      <w:r w:rsidR="00FA3CA0" w:rsidRPr="00A13A6C">
        <w:rPr>
          <w:rFonts w:ascii="Times New Roman" w:hAnsi="Times New Roman" w:cs="Times New Roman"/>
        </w:rPr>
        <w:t>)</w:t>
      </w:r>
      <w:r w:rsidR="00CB2591" w:rsidRPr="00A13A6C">
        <w:rPr>
          <w:rFonts w:ascii="Times New Roman" w:hAnsi="Times New Roman" w:cs="Times New Roman"/>
        </w:rPr>
        <w:t>,</w:t>
      </w:r>
      <w:r w:rsidR="00D83F27" w:rsidRPr="00A13A6C">
        <w:rPr>
          <w:rFonts w:ascii="Times New Roman" w:hAnsi="Times New Roman" w:cs="Times New Roman"/>
        </w:rPr>
        <w:t xml:space="preserve"> which suggests a broadly </w:t>
      </w:r>
      <w:r w:rsidR="00B47B60" w:rsidRPr="00A13A6C">
        <w:rPr>
          <w:rFonts w:ascii="Times New Roman" w:hAnsi="Times New Roman" w:cs="Times New Roman"/>
        </w:rPr>
        <w:t>similar</w:t>
      </w:r>
      <w:r w:rsidR="00D83F27" w:rsidRPr="00A13A6C">
        <w:rPr>
          <w:rFonts w:ascii="Times New Roman" w:hAnsi="Times New Roman" w:cs="Times New Roman"/>
        </w:rPr>
        <w:t xml:space="preserve"> response to post-glacial environmental change</w:t>
      </w:r>
      <w:r w:rsidR="000E7164" w:rsidRPr="00A13A6C">
        <w:rPr>
          <w:rFonts w:ascii="Times New Roman" w:hAnsi="Times New Roman" w:cs="Times New Roman"/>
        </w:rPr>
        <w:t>.</w:t>
      </w:r>
    </w:p>
    <w:p w14:paraId="3A3BB2DE" w14:textId="6F904DF4" w:rsidR="00C05583" w:rsidRPr="00A13A6C" w:rsidRDefault="00497F24" w:rsidP="00C2465E">
      <w:pPr>
        <w:spacing w:before="120" w:after="120" w:line="480" w:lineRule="auto"/>
        <w:jc w:val="both"/>
        <w:rPr>
          <w:rFonts w:ascii="Times New Roman" w:hAnsi="Times New Roman" w:cs="Times New Roman"/>
        </w:rPr>
      </w:pPr>
      <w:r w:rsidRPr="00A13A6C">
        <w:rPr>
          <w:rFonts w:ascii="Times New Roman" w:hAnsi="Times New Roman" w:cs="Times New Roman"/>
        </w:rPr>
        <w:t>The δ¹³C of long-chain n-alkanes (n-C₂₇, n-C₂₉, n-C₃₁) are significantly correlated (Supplementary Fig</w:t>
      </w:r>
      <w:r w:rsidR="000E7164" w:rsidRPr="00A13A6C">
        <w:rPr>
          <w:rFonts w:ascii="Times New Roman" w:hAnsi="Times New Roman" w:cs="Times New Roman"/>
        </w:rPr>
        <w:t>ure</w:t>
      </w:r>
      <w:r w:rsidRPr="00A13A6C">
        <w:rPr>
          <w:rFonts w:ascii="Times New Roman" w:hAnsi="Times New Roman" w:cs="Times New Roman"/>
        </w:rPr>
        <w:t xml:space="preserve"> </w:t>
      </w:r>
      <w:r w:rsidR="00E15810" w:rsidRPr="00A13A6C">
        <w:rPr>
          <w:rFonts w:ascii="Times New Roman" w:hAnsi="Times New Roman" w:cs="Times New Roman"/>
        </w:rPr>
        <w:t>5</w:t>
      </w:r>
      <w:r w:rsidRPr="00A13A6C">
        <w:rPr>
          <w:rFonts w:ascii="Times New Roman" w:hAnsi="Times New Roman" w:cs="Times New Roman"/>
        </w:rPr>
        <w:t xml:space="preserve">). </w:t>
      </w:r>
      <w:r w:rsidR="001933A3" w:rsidRPr="00A13A6C">
        <w:rPr>
          <w:rFonts w:ascii="Times New Roman" w:hAnsi="Times New Roman" w:cs="Times New Roman"/>
        </w:rPr>
        <w:t>At</w:t>
      </w:r>
      <w:r w:rsidR="008D7533" w:rsidRPr="00A13A6C">
        <w:rPr>
          <w:rFonts w:ascii="Times New Roman" w:hAnsi="Times New Roman" w:cs="Times New Roman"/>
        </w:rPr>
        <w:t xml:space="preserve"> 215 cm depth</w:t>
      </w:r>
      <w:r w:rsidR="004E49E2" w:rsidRPr="00A13A6C">
        <w:rPr>
          <w:rFonts w:ascii="Times New Roman" w:hAnsi="Times New Roman" w:cs="Times New Roman"/>
        </w:rPr>
        <w:t>,</w:t>
      </w:r>
      <w:r w:rsidRPr="00A13A6C">
        <w:rPr>
          <w:rFonts w:ascii="Times New Roman" w:hAnsi="Times New Roman" w:cs="Times New Roman"/>
        </w:rPr>
        <w:t xml:space="preserve"> (</w:t>
      </w:r>
      <w:r w:rsidR="0085788C" w:rsidRPr="00A13A6C">
        <w:rPr>
          <w:rFonts w:ascii="Times New Roman" w:hAnsi="Times New Roman" w:cs="Times New Roman"/>
        </w:rPr>
        <w:t>ca.</w:t>
      </w:r>
      <w:r w:rsidRPr="00A13A6C">
        <w:rPr>
          <w:rFonts w:ascii="Times New Roman" w:hAnsi="Times New Roman" w:cs="Times New Roman"/>
        </w:rPr>
        <w:t>1</w:t>
      </w:r>
      <w:r w:rsidR="00787222" w:rsidRPr="00A13A6C">
        <w:rPr>
          <w:rFonts w:ascii="Times New Roman" w:hAnsi="Times New Roman" w:cs="Times New Roman"/>
        </w:rPr>
        <w:t>9</w:t>
      </w:r>
      <w:r w:rsidRPr="00A13A6C">
        <w:rPr>
          <w:rFonts w:ascii="Times New Roman" w:hAnsi="Times New Roman" w:cs="Times New Roman"/>
        </w:rPr>
        <w:t>,</w:t>
      </w:r>
      <w:r w:rsidR="00787222" w:rsidRPr="00A13A6C">
        <w:rPr>
          <w:rFonts w:ascii="Times New Roman" w:hAnsi="Times New Roman" w:cs="Times New Roman"/>
        </w:rPr>
        <w:t>920</w:t>
      </w:r>
      <w:r w:rsidRPr="00A13A6C">
        <w:rPr>
          <w:rFonts w:ascii="Times New Roman" w:hAnsi="Times New Roman" w:cs="Times New Roman"/>
        </w:rPr>
        <w:t xml:space="preserve"> cal yr BP), the δ¹³C values of n-C₂₇, n-C₂₉, and n-C₃₁ </w:t>
      </w:r>
      <w:r w:rsidR="006A1294" w:rsidRPr="00A13A6C">
        <w:rPr>
          <w:rFonts w:ascii="Times New Roman" w:hAnsi="Times New Roman" w:cs="Times New Roman"/>
        </w:rPr>
        <w:t>became</w:t>
      </w:r>
      <w:r w:rsidRPr="00A13A6C">
        <w:rPr>
          <w:rFonts w:ascii="Times New Roman" w:hAnsi="Times New Roman" w:cs="Times New Roman"/>
        </w:rPr>
        <w:t>, on average, 0.</w:t>
      </w:r>
      <w:r w:rsidR="00B31728" w:rsidRPr="00A13A6C">
        <w:rPr>
          <w:rFonts w:ascii="Times New Roman" w:hAnsi="Times New Roman" w:cs="Times New Roman"/>
        </w:rPr>
        <w:t>86</w:t>
      </w:r>
      <w:r w:rsidRPr="00A13A6C">
        <w:rPr>
          <w:rFonts w:ascii="Times New Roman" w:hAnsi="Times New Roman" w:cs="Times New Roman"/>
        </w:rPr>
        <w:t>‰, 0.</w:t>
      </w:r>
      <w:r w:rsidR="003A67CF" w:rsidRPr="00A13A6C">
        <w:rPr>
          <w:rFonts w:ascii="Times New Roman" w:hAnsi="Times New Roman" w:cs="Times New Roman"/>
        </w:rPr>
        <w:t>54</w:t>
      </w:r>
      <w:r w:rsidRPr="00A13A6C">
        <w:rPr>
          <w:rFonts w:ascii="Times New Roman" w:hAnsi="Times New Roman" w:cs="Times New Roman"/>
        </w:rPr>
        <w:t>‰, and 0.72‰ more positive, respectively.</w:t>
      </w:r>
      <w:r w:rsidR="001E33EE" w:rsidRPr="00A13A6C">
        <w:rPr>
          <w:rFonts w:ascii="Times New Roman" w:hAnsi="Times New Roman" w:cs="Times New Roman"/>
        </w:rPr>
        <w:t xml:space="preserve"> However, δ¹³C values of mid-chain homologues </w:t>
      </w:r>
      <w:r w:rsidR="00EE646F" w:rsidRPr="00A13A6C">
        <w:rPr>
          <w:rFonts w:ascii="Times New Roman" w:hAnsi="Times New Roman" w:cs="Times New Roman"/>
        </w:rPr>
        <w:t>remain relatively stable</w:t>
      </w:r>
      <w:r w:rsidR="006A1294" w:rsidRPr="00A13A6C">
        <w:rPr>
          <w:rFonts w:ascii="Times New Roman" w:hAnsi="Times New Roman" w:cs="Times New Roman"/>
        </w:rPr>
        <w:t xml:space="preserve"> (Figure 6)</w:t>
      </w:r>
      <w:r w:rsidR="00EE646F" w:rsidRPr="00A13A6C">
        <w:rPr>
          <w:rFonts w:ascii="Times New Roman" w:hAnsi="Times New Roman" w:cs="Times New Roman"/>
        </w:rPr>
        <w:t>.</w:t>
      </w:r>
      <w:r w:rsidR="00E83524" w:rsidRPr="00A13A6C">
        <w:rPr>
          <w:rFonts w:ascii="Times New Roman" w:hAnsi="Times New Roman" w:cs="Times New Roman"/>
        </w:rPr>
        <w:t xml:space="preserve"> </w:t>
      </w:r>
      <w:r w:rsidR="001E5EE2" w:rsidRPr="00A13A6C">
        <w:rPr>
          <w:rFonts w:ascii="Times New Roman" w:hAnsi="Times New Roman" w:cs="Times New Roman"/>
        </w:rPr>
        <w:t xml:space="preserve">This </w:t>
      </w:r>
      <w:r w:rsidR="00633D82" w:rsidRPr="00A13A6C">
        <w:rPr>
          <w:rFonts w:ascii="Times New Roman" w:hAnsi="Times New Roman" w:cs="Times New Roman"/>
        </w:rPr>
        <w:t>episode</w:t>
      </w:r>
      <w:r w:rsidR="00E506CD" w:rsidRPr="00A13A6C">
        <w:rPr>
          <w:rFonts w:ascii="Times New Roman" w:hAnsi="Times New Roman" w:cs="Times New Roman"/>
        </w:rPr>
        <w:t xml:space="preserve"> </w:t>
      </w:r>
      <w:r w:rsidR="00A31379" w:rsidRPr="00A13A6C">
        <w:rPr>
          <w:rFonts w:ascii="Times New Roman" w:hAnsi="Times New Roman" w:cs="Times New Roman"/>
        </w:rPr>
        <w:t>coincides with</w:t>
      </w:r>
      <w:r w:rsidR="002221E1" w:rsidRPr="00A13A6C">
        <w:rPr>
          <w:rFonts w:ascii="Times New Roman" w:hAnsi="Times New Roman" w:cs="Times New Roman"/>
        </w:rPr>
        <w:t xml:space="preserve"> a drop of 71% in PAQ, of </w:t>
      </w:r>
      <w:r w:rsidR="005D430D" w:rsidRPr="00A13A6C">
        <w:rPr>
          <w:rFonts w:ascii="Times New Roman" w:hAnsi="Times New Roman" w:cs="Times New Roman"/>
        </w:rPr>
        <w:t>63.5% in C</w:t>
      </w:r>
      <w:r w:rsidR="005D430D" w:rsidRPr="00A13A6C">
        <w:rPr>
          <w:rFonts w:ascii="Times New Roman" w:hAnsi="Times New Roman" w:cs="Times New Roman"/>
          <w:vertAlign w:val="subscript"/>
        </w:rPr>
        <w:t>31</w:t>
      </w:r>
      <w:r w:rsidR="005D430D" w:rsidRPr="00A13A6C">
        <w:rPr>
          <w:rFonts w:ascii="Times New Roman" w:hAnsi="Times New Roman" w:cs="Times New Roman"/>
        </w:rPr>
        <w:t>/C</w:t>
      </w:r>
      <w:r w:rsidR="005D430D" w:rsidRPr="00A13A6C">
        <w:rPr>
          <w:rFonts w:ascii="Times New Roman" w:hAnsi="Times New Roman" w:cs="Times New Roman"/>
          <w:vertAlign w:val="subscript"/>
        </w:rPr>
        <w:t>27</w:t>
      </w:r>
      <w:r w:rsidR="005D430D" w:rsidRPr="00A13A6C">
        <w:rPr>
          <w:rFonts w:ascii="Times New Roman" w:hAnsi="Times New Roman" w:cs="Times New Roman"/>
        </w:rPr>
        <w:t xml:space="preserve"> and 38% in C</w:t>
      </w:r>
      <w:r w:rsidR="005D430D" w:rsidRPr="00A13A6C">
        <w:rPr>
          <w:rFonts w:ascii="Times New Roman" w:hAnsi="Times New Roman" w:cs="Times New Roman"/>
          <w:vertAlign w:val="subscript"/>
        </w:rPr>
        <w:t>31</w:t>
      </w:r>
      <w:r w:rsidR="005D430D" w:rsidRPr="00A13A6C">
        <w:rPr>
          <w:rFonts w:ascii="Times New Roman" w:hAnsi="Times New Roman" w:cs="Times New Roman"/>
        </w:rPr>
        <w:t>/</w:t>
      </w:r>
      <w:r w:rsidR="00927246" w:rsidRPr="00A13A6C">
        <w:rPr>
          <w:rFonts w:ascii="Times New Roman" w:hAnsi="Times New Roman" w:cs="Times New Roman"/>
        </w:rPr>
        <w:t>C</w:t>
      </w:r>
      <w:r w:rsidR="00927246" w:rsidRPr="00A13A6C">
        <w:rPr>
          <w:rFonts w:ascii="Times New Roman" w:hAnsi="Times New Roman" w:cs="Times New Roman"/>
          <w:vertAlign w:val="subscript"/>
        </w:rPr>
        <w:t>29</w:t>
      </w:r>
      <w:r w:rsidR="00927246" w:rsidRPr="00A13A6C">
        <w:rPr>
          <w:rFonts w:ascii="Times New Roman" w:hAnsi="Times New Roman" w:cs="Times New Roman"/>
        </w:rPr>
        <w:t>, suggesting</w:t>
      </w:r>
      <w:r w:rsidR="001B5C14" w:rsidRPr="00A13A6C">
        <w:rPr>
          <w:rFonts w:ascii="Times New Roman" w:hAnsi="Times New Roman" w:cs="Times New Roman"/>
        </w:rPr>
        <w:t xml:space="preserve"> that the δ¹³C positive excursion </w:t>
      </w:r>
      <w:r w:rsidR="00D97D5B" w:rsidRPr="00A13A6C">
        <w:rPr>
          <w:rFonts w:ascii="Times New Roman" w:hAnsi="Times New Roman" w:cs="Times New Roman"/>
        </w:rPr>
        <w:t>was</w:t>
      </w:r>
      <w:r w:rsidR="001B5C14" w:rsidRPr="00A13A6C">
        <w:rPr>
          <w:rFonts w:ascii="Times New Roman" w:hAnsi="Times New Roman" w:cs="Times New Roman"/>
        </w:rPr>
        <w:t xml:space="preserve"> affected by a change in the plant community composition</w:t>
      </w:r>
      <w:r w:rsidR="001E5EE2" w:rsidRPr="00A13A6C">
        <w:rPr>
          <w:rFonts w:ascii="Times New Roman" w:hAnsi="Times New Roman" w:cs="Times New Roman"/>
        </w:rPr>
        <w:t xml:space="preserve">. </w:t>
      </w:r>
      <w:r w:rsidR="00FB2BCE" w:rsidRPr="00A13A6C">
        <w:rPr>
          <w:rFonts w:ascii="Times New Roman" w:hAnsi="Times New Roman" w:cs="Times New Roman"/>
        </w:rPr>
        <w:t>Subsequently</w:t>
      </w:r>
      <w:r w:rsidR="00146164" w:rsidRPr="00A13A6C">
        <w:rPr>
          <w:rFonts w:ascii="Times New Roman" w:hAnsi="Times New Roman" w:cs="Times New Roman"/>
        </w:rPr>
        <w:t>, the δ¹³C values of long-chain n-alkanes</w:t>
      </w:r>
      <w:r w:rsidR="00E50A84" w:rsidRPr="00A13A6C">
        <w:rPr>
          <w:rFonts w:ascii="Times New Roman" w:hAnsi="Times New Roman" w:cs="Times New Roman"/>
        </w:rPr>
        <w:t xml:space="preserve"> </w:t>
      </w:r>
      <w:r w:rsidR="00FB2BCE" w:rsidRPr="00A13A6C">
        <w:rPr>
          <w:rFonts w:ascii="Times New Roman" w:hAnsi="Times New Roman" w:cs="Times New Roman"/>
        </w:rPr>
        <w:t>become</w:t>
      </w:r>
      <w:r w:rsidR="00E50A84" w:rsidRPr="00A13A6C">
        <w:rPr>
          <w:rFonts w:ascii="Times New Roman" w:hAnsi="Times New Roman" w:cs="Times New Roman"/>
        </w:rPr>
        <w:t xml:space="preserve"> increasingly depleted, reaching </w:t>
      </w:r>
      <w:r w:rsidR="00E3094B" w:rsidRPr="00A13A6C">
        <w:rPr>
          <w:rFonts w:ascii="Times New Roman" w:hAnsi="Times New Roman" w:cs="Times New Roman"/>
        </w:rPr>
        <w:t>minimum</w:t>
      </w:r>
      <w:r w:rsidR="00E50A84" w:rsidRPr="00A13A6C">
        <w:rPr>
          <w:rFonts w:ascii="Times New Roman" w:hAnsi="Times New Roman" w:cs="Times New Roman"/>
        </w:rPr>
        <w:t xml:space="preserve"> values</w:t>
      </w:r>
      <w:r w:rsidR="009C6393" w:rsidRPr="00A13A6C">
        <w:rPr>
          <w:rFonts w:ascii="Times New Roman" w:hAnsi="Times New Roman" w:cs="Times New Roman"/>
        </w:rPr>
        <w:t xml:space="preserve"> </w:t>
      </w:r>
      <w:r w:rsidR="00E3094B" w:rsidRPr="00A13A6C">
        <w:rPr>
          <w:rFonts w:ascii="Times New Roman" w:hAnsi="Times New Roman" w:cs="Times New Roman"/>
        </w:rPr>
        <w:t>in</w:t>
      </w:r>
      <w:r w:rsidR="009C6393" w:rsidRPr="00A13A6C">
        <w:rPr>
          <w:rFonts w:ascii="Times New Roman" w:hAnsi="Times New Roman" w:cs="Times New Roman"/>
        </w:rPr>
        <w:t xml:space="preserve"> n-C</w:t>
      </w:r>
      <w:r w:rsidR="009C6393" w:rsidRPr="00A13A6C">
        <w:rPr>
          <w:rFonts w:ascii="Times New Roman" w:hAnsi="Times New Roman" w:cs="Times New Roman"/>
          <w:vertAlign w:val="subscript"/>
        </w:rPr>
        <w:t>2</w:t>
      </w:r>
      <w:r w:rsidR="009409FD" w:rsidRPr="00A13A6C">
        <w:rPr>
          <w:rFonts w:ascii="Times New Roman" w:hAnsi="Times New Roman" w:cs="Times New Roman"/>
          <w:vertAlign w:val="subscript"/>
        </w:rPr>
        <w:t>7</w:t>
      </w:r>
      <w:r w:rsidR="009C6393" w:rsidRPr="00A13A6C">
        <w:rPr>
          <w:rFonts w:ascii="Times New Roman" w:hAnsi="Times New Roman" w:cs="Times New Roman"/>
        </w:rPr>
        <w:t xml:space="preserve"> (</w:t>
      </w:r>
      <w:r w:rsidR="009409FD" w:rsidRPr="00A13A6C">
        <w:rPr>
          <w:rFonts w:ascii="Times New Roman" w:hAnsi="Times New Roman" w:cs="Times New Roman"/>
        </w:rPr>
        <w:t>-32.97‰</w:t>
      </w:r>
      <w:r w:rsidR="009C6393" w:rsidRPr="00A13A6C">
        <w:rPr>
          <w:rFonts w:ascii="Times New Roman" w:hAnsi="Times New Roman" w:cs="Times New Roman"/>
        </w:rPr>
        <w:t>) and n-C</w:t>
      </w:r>
      <w:r w:rsidR="009C6393" w:rsidRPr="00A13A6C">
        <w:rPr>
          <w:rFonts w:ascii="Times New Roman" w:hAnsi="Times New Roman" w:cs="Times New Roman"/>
          <w:vertAlign w:val="subscript"/>
        </w:rPr>
        <w:t>2</w:t>
      </w:r>
      <w:r w:rsidR="00B56DEC" w:rsidRPr="00A13A6C">
        <w:rPr>
          <w:rFonts w:ascii="Times New Roman" w:hAnsi="Times New Roman" w:cs="Times New Roman"/>
          <w:vertAlign w:val="subscript"/>
        </w:rPr>
        <w:t>9</w:t>
      </w:r>
      <w:r w:rsidR="009C6393" w:rsidRPr="00A13A6C">
        <w:rPr>
          <w:rFonts w:ascii="Times New Roman" w:hAnsi="Times New Roman" w:cs="Times New Roman"/>
        </w:rPr>
        <w:t xml:space="preserve"> (</w:t>
      </w:r>
      <w:r w:rsidR="009409FD" w:rsidRPr="00A13A6C">
        <w:rPr>
          <w:rFonts w:ascii="Times New Roman" w:hAnsi="Times New Roman" w:cs="Times New Roman"/>
        </w:rPr>
        <w:t>-33.51‰</w:t>
      </w:r>
      <w:r w:rsidR="009C6393" w:rsidRPr="00A13A6C">
        <w:rPr>
          <w:rFonts w:ascii="Times New Roman" w:hAnsi="Times New Roman" w:cs="Times New Roman"/>
        </w:rPr>
        <w:t>)</w:t>
      </w:r>
      <w:r w:rsidR="00E50A84" w:rsidRPr="00A13A6C">
        <w:rPr>
          <w:rFonts w:ascii="Times New Roman" w:hAnsi="Times New Roman" w:cs="Times New Roman"/>
        </w:rPr>
        <w:t xml:space="preserve"> </w:t>
      </w:r>
      <w:r w:rsidR="00200AB1" w:rsidRPr="00A13A6C">
        <w:rPr>
          <w:rFonts w:ascii="Times New Roman" w:hAnsi="Times New Roman" w:cs="Times New Roman"/>
        </w:rPr>
        <w:t xml:space="preserve">between </w:t>
      </w:r>
      <w:r w:rsidR="00372039" w:rsidRPr="00A13A6C">
        <w:rPr>
          <w:rFonts w:ascii="Times New Roman" w:hAnsi="Times New Roman" w:cs="Times New Roman"/>
        </w:rPr>
        <w:t>210</w:t>
      </w:r>
      <w:r w:rsidR="00200AB1" w:rsidRPr="00A13A6C">
        <w:rPr>
          <w:rFonts w:ascii="Times New Roman" w:hAnsi="Times New Roman" w:cs="Times New Roman"/>
        </w:rPr>
        <w:t xml:space="preserve"> and </w:t>
      </w:r>
      <w:r w:rsidR="00372039" w:rsidRPr="00A13A6C">
        <w:rPr>
          <w:rFonts w:ascii="Times New Roman" w:hAnsi="Times New Roman" w:cs="Times New Roman"/>
        </w:rPr>
        <w:t>207 cm depth</w:t>
      </w:r>
      <w:r w:rsidR="00AB40DB" w:rsidRPr="00A13A6C">
        <w:rPr>
          <w:rFonts w:ascii="Times New Roman" w:hAnsi="Times New Roman" w:cs="Times New Roman"/>
        </w:rPr>
        <w:t xml:space="preserve"> (16,730–13,174 cal yr BP)</w:t>
      </w:r>
      <w:r w:rsidR="001E67B5" w:rsidRPr="00A13A6C">
        <w:rPr>
          <w:rFonts w:ascii="Times New Roman" w:hAnsi="Times New Roman" w:cs="Times New Roman"/>
        </w:rPr>
        <w:t xml:space="preserve">. This depletion likely reflects increased effective moisture conditions for terrestrial C₃ vegetation, leading to enhanced carbon isotope discrimination. </w:t>
      </w:r>
      <w:r w:rsidR="000F6897" w:rsidRPr="00A13A6C">
        <w:rPr>
          <w:rFonts w:ascii="Times New Roman" w:hAnsi="Times New Roman" w:cs="Times New Roman"/>
        </w:rPr>
        <w:t xml:space="preserve">In this connection, </w:t>
      </w:r>
      <w:r w:rsidR="00D810C7" w:rsidRPr="00A13A6C">
        <w:rPr>
          <w:rFonts w:ascii="Times New Roman" w:hAnsi="Times New Roman" w:cs="Times New Roman"/>
        </w:rPr>
        <w:t xml:space="preserve">paleoclimate reconstruction derived from pollen record indicates that mean annual precipitation increased by 22% over the same interval </w:t>
      </w:r>
      <w:r w:rsidR="00281B42" w:rsidRPr="00A13A6C">
        <w:rPr>
          <w:rFonts w:ascii="Times New Roman" w:hAnsi="Times New Roman" w:cs="Times New Roman"/>
        </w:rPr>
        <w:t>(Figure 5)</w:t>
      </w:r>
      <w:r w:rsidR="00605DC1" w:rsidRPr="00A13A6C">
        <w:rPr>
          <w:rFonts w:ascii="Times New Roman" w:hAnsi="Times New Roman" w:cs="Times New Roman"/>
        </w:rPr>
        <w:t>.</w:t>
      </w:r>
      <w:r w:rsidR="001E67B5" w:rsidRPr="00A13A6C">
        <w:rPr>
          <w:rFonts w:ascii="Times New Roman" w:hAnsi="Times New Roman" w:cs="Times New Roman"/>
        </w:rPr>
        <w:t xml:space="preserve"> </w:t>
      </w:r>
      <w:r w:rsidR="00A8513D" w:rsidRPr="00A13A6C">
        <w:rPr>
          <w:rFonts w:ascii="Times New Roman" w:hAnsi="Times New Roman" w:cs="Times New Roman"/>
        </w:rPr>
        <w:t xml:space="preserve">From 207 cm </w:t>
      </w:r>
      <w:r w:rsidR="009061C5" w:rsidRPr="00A13A6C">
        <w:rPr>
          <w:rFonts w:ascii="Times New Roman" w:hAnsi="Times New Roman" w:cs="Times New Roman"/>
        </w:rPr>
        <w:t xml:space="preserve">depth </w:t>
      </w:r>
      <w:r w:rsidR="00A8513D" w:rsidRPr="00A13A6C">
        <w:rPr>
          <w:rFonts w:ascii="Times New Roman" w:hAnsi="Times New Roman" w:cs="Times New Roman"/>
        </w:rPr>
        <w:t>(</w:t>
      </w:r>
      <w:r w:rsidR="00D810C7" w:rsidRPr="00A13A6C">
        <w:rPr>
          <w:rFonts w:ascii="Times New Roman" w:hAnsi="Times New Roman" w:cs="Times New Roman"/>
        </w:rPr>
        <w:t xml:space="preserve">ca. </w:t>
      </w:r>
      <w:r w:rsidR="00AB40DB" w:rsidRPr="00A13A6C">
        <w:rPr>
          <w:rFonts w:ascii="Times New Roman" w:hAnsi="Times New Roman" w:cs="Times New Roman"/>
        </w:rPr>
        <w:t xml:space="preserve">13,174 </w:t>
      </w:r>
      <w:r w:rsidR="001849B8" w:rsidRPr="00A13A6C">
        <w:rPr>
          <w:rFonts w:ascii="Times New Roman" w:hAnsi="Times New Roman" w:cs="Times New Roman"/>
        </w:rPr>
        <w:t>yrs cal BP</w:t>
      </w:r>
      <w:r w:rsidR="00A8513D" w:rsidRPr="00A13A6C">
        <w:rPr>
          <w:rFonts w:ascii="Times New Roman" w:hAnsi="Times New Roman" w:cs="Times New Roman"/>
        </w:rPr>
        <w:t>) onwards</w:t>
      </w:r>
      <w:r w:rsidR="001849B8" w:rsidRPr="00A13A6C">
        <w:rPr>
          <w:rFonts w:ascii="Times New Roman" w:hAnsi="Times New Roman" w:cs="Times New Roman"/>
        </w:rPr>
        <w:t xml:space="preserve">, δ¹³C </w:t>
      </w:r>
      <w:r w:rsidR="001849B8" w:rsidRPr="00A13A6C">
        <w:rPr>
          <w:rFonts w:ascii="Times New Roman" w:hAnsi="Times New Roman" w:cs="Times New Roman"/>
        </w:rPr>
        <w:lastRenderedPageBreak/>
        <w:t>values of n-C</w:t>
      </w:r>
      <w:r w:rsidR="001849B8" w:rsidRPr="00A13A6C">
        <w:rPr>
          <w:rFonts w:ascii="Times New Roman" w:hAnsi="Times New Roman" w:cs="Times New Roman"/>
          <w:vertAlign w:val="subscript"/>
        </w:rPr>
        <w:t>27</w:t>
      </w:r>
      <w:r w:rsidR="001849B8" w:rsidRPr="00A13A6C">
        <w:rPr>
          <w:rFonts w:ascii="Times New Roman" w:hAnsi="Times New Roman" w:cs="Times New Roman"/>
        </w:rPr>
        <w:t xml:space="preserve"> and n-C</w:t>
      </w:r>
      <w:r w:rsidR="001849B8" w:rsidRPr="00A13A6C">
        <w:rPr>
          <w:rFonts w:ascii="Times New Roman" w:hAnsi="Times New Roman" w:cs="Times New Roman"/>
          <w:vertAlign w:val="subscript"/>
        </w:rPr>
        <w:t>29</w:t>
      </w:r>
      <w:r w:rsidR="001849B8" w:rsidRPr="00A13A6C">
        <w:rPr>
          <w:rFonts w:ascii="Times New Roman" w:hAnsi="Times New Roman" w:cs="Times New Roman"/>
        </w:rPr>
        <w:t xml:space="preserve"> </w:t>
      </w:r>
      <w:r w:rsidR="009061C5" w:rsidRPr="00A13A6C">
        <w:rPr>
          <w:rFonts w:ascii="Times New Roman" w:hAnsi="Times New Roman" w:cs="Times New Roman"/>
        </w:rPr>
        <w:t xml:space="preserve">show a </w:t>
      </w:r>
      <w:r w:rsidR="007B0D4A" w:rsidRPr="00A13A6C">
        <w:rPr>
          <w:rFonts w:ascii="Times New Roman" w:hAnsi="Times New Roman" w:cs="Times New Roman"/>
        </w:rPr>
        <w:t xml:space="preserve">progressive </w:t>
      </w:r>
      <w:r w:rsidR="009061C5" w:rsidRPr="00A13A6C">
        <w:rPr>
          <w:rFonts w:ascii="Times New Roman" w:hAnsi="Times New Roman" w:cs="Times New Roman"/>
        </w:rPr>
        <w:t>enrichment trend</w:t>
      </w:r>
      <w:r w:rsidR="007B0D4A" w:rsidRPr="00A13A6C">
        <w:rPr>
          <w:rFonts w:ascii="Times New Roman" w:hAnsi="Times New Roman" w:cs="Times New Roman"/>
        </w:rPr>
        <w:t xml:space="preserve">, with a similar </w:t>
      </w:r>
      <w:r w:rsidR="009061C5" w:rsidRPr="00A13A6C">
        <w:rPr>
          <w:rFonts w:ascii="Times New Roman" w:hAnsi="Times New Roman" w:cs="Times New Roman"/>
        </w:rPr>
        <w:t>increase in</w:t>
      </w:r>
      <w:r w:rsidR="007B0D4A" w:rsidRPr="00A13A6C">
        <w:rPr>
          <w:rFonts w:ascii="Times New Roman" w:hAnsi="Times New Roman" w:cs="Times New Roman"/>
        </w:rPr>
        <w:t xml:space="preserve"> n-C₃₁ emerging from 191 cm depth (ca. 11,0</w:t>
      </w:r>
      <w:r w:rsidR="00AB40DB" w:rsidRPr="00A13A6C">
        <w:rPr>
          <w:rFonts w:ascii="Times New Roman" w:hAnsi="Times New Roman" w:cs="Times New Roman"/>
        </w:rPr>
        <w:t>5</w:t>
      </w:r>
      <w:r w:rsidR="007B0D4A" w:rsidRPr="00A13A6C">
        <w:rPr>
          <w:rFonts w:ascii="Times New Roman" w:hAnsi="Times New Roman" w:cs="Times New Roman"/>
        </w:rPr>
        <w:t>0 cal yr BP).</w:t>
      </w:r>
      <w:r w:rsidR="0024014C" w:rsidRPr="00A13A6C">
        <w:rPr>
          <w:rFonts w:ascii="Times New Roman" w:hAnsi="Times New Roman" w:cs="Times New Roman"/>
        </w:rPr>
        <w:t xml:space="preserve"> </w:t>
      </w:r>
    </w:p>
    <w:p w14:paraId="252821A9" w14:textId="77777777" w:rsidR="007B6034" w:rsidRPr="00A13A6C" w:rsidRDefault="007B6034" w:rsidP="00C2465E">
      <w:pPr>
        <w:spacing w:before="120" w:after="120" w:line="480" w:lineRule="auto"/>
        <w:jc w:val="both"/>
        <w:rPr>
          <w:rFonts w:ascii="Times New Roman" w:hAnsi="Times New Roman" w:cs="Times New Roman"/>
        </w:rPr>
      </w:pPr>
    </w:p>
    <w:p w14:paraId="48BC87DA" w14:textId="067FB7BC" w:rsidR="00DE4955" w:rsidRPr="00A13A6C" w:rsidRDefault="00FB50BE" w:rsidP="00C2465E">
      <w:pPr>
        <w:spacing w:before="120" w:after="120" w:line="480" w:lineRule="auto"/>
        <w:rPr>
          <w:rFonts w:ascii="Times New Roman" w:hAnsi="Times New Roman" w:cs="Times New Roman"/>
          <w:b/>
          <w:bCs/>
        </w:rPr>
      </w:pPr>
      <w:r w:rsidRPr="00A13A6C">
        <w:rPr>
          <w:rFonts w:ascii="Times New Roman" w:hAnsi="Times New Roman" w:cs="Times New Roman"/>
          <w:b/>
          <w:bCs/>
        </w:rPr>
        <w:t>Stable hydrogen isotope composition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7B6034" w:rsidRPr="00A13A6C" w14:paraId="742A287B" w14:textId="77777777" w:rsidTr="00A4259D">
        <w:tc>
          <w:tcPr>
            <w:tcW w:w="8494" w:type="dxa"/>
          </w:tcPr>
          <w:p w14:paraId="6DE7E431" w14:textId="68E688CF" w:rsidR="0027290B" w:rsidRPr="00A13A6C" w:rsidRDefault="00621752" w:rsidP="00BA38A3">
            <w:pPr>
              <w:spacing w:before="120" w:after="120" w:line="360" w:lineRule="auto"/>
              <w:rPr>
                <w:rFonts w:ascii="Times New Roman" w:hAnsi="Times New Roman" w:cs="Times New Roman"/>
              </w:rPr>
            </w:pPr>
            <w:r>
              <w:rPr>
                <w:rFonts w:ascii="Times New Roman" w:hAnsi="Times New Roman" w:cs="Times New Roman"/>
                <w:noProof/>
              </w:rPr>
              <w:drawing>
                <wp:inline distT="0" distB="0" distL="0" distR="0" wp14:anchorId="5DF32E4D" wp14:editId="6F1B5CD7">
                  <wp:extent cx="5400040" cy="6595110"/>
                  <wp:effectExtent l="0" t="0" r="0" b="0"/>
                  <wp:docPr id="13355192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19298" name="Picture 13355192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6595110"/>
                          </a:xfrm>
                          <a:prstGeom prst="rect">
                            <a:avLst/>
                          </a:prstGeom>
                        </pic:spPr>
                      </pic:pic>
                    </a:graphicData>
                  </a:graphic>
                </wp:inline>
              </w:drawing>
            </w:r>
          </w:p>
        </w:tc>
      </w:tr>
      <w:tr w:rsidR="007B6034" w:rsidRPr="00A13A6C" w14:paraId="4BB4BE0A" w14:textId="77777777" w:rsidTr="00A4259D">
        <w:tc>
          <w:tcPr>
            <w:tcW w:w="8494" w:type="dxa"/>
          </w:tcPr>
          <w:p w14:paraId="105FF132" w14:textId="5C17C0C5" w:rsidR="007B6034" w:rsidRPr="00A13A6C" w:rsidRDefault="007B6034" w:rsidP="00621752">
            <w:pPr>
              <w:spacing w:before="120" w:after="120" w:line="360" w:lineRule="auto"/>
              <w:jc w:val="both"/>
              <w:rPr>
                <w:rFonts w:ascii="Times New Roman" w:hAnsi="Times New Roman" w:cs="Times New Roman"/>
              </w:rPr>
            </w:pPr>
            <w:r w:rsidRPr="00A13A6C">
              <w:rPr>
                <w:rFonts w:ascii="Times New Roman" w:hAnsi="Times New Roman" w:cs="Times New Roman"/>
              </w:rPr>
              <w:lastRenderedPageBreak/>
              <w:t>Figure 7. Compound-specific stable hydrogen isotope ratios of long- and short-chain n-alkanes throughout the sequence. (a) Long-chain n-alkanes; (b) short-chain n-alkanes</w:t>
            </w:r>
            <w:ins w:id="120" w:author="Marco Adolfo Vidal Cordasco" w:date="2026-06-27T15:05:00Z" w16du:dateUtc="2026-06-27T14:05:00Z">
              <w:r w:rsidR="00621752">
                <w:rPr>
                  <w:rFonts w:ascii="Times New Roman" w:hAnsi="Times New Roman" w:cs="Times New Roman"/>
                </w:rPr>
                <w:t>; (c) offset between short- and long-chain n-alkanes</w:t>
              </w:r>
            </w:ins>
            <w:r w:rsidRPr="00A13A6C">
              <w:rPr>
                <w:rFonts w:ascii="Times New Roman" w:hAnsi="Times New Roman" w:cs="Times New Roman"/>
              </w:rPr>
              <w:t>. Vertical shaded bands indicate stadial intervals. Red points denote the depth and calibrated chronology (cal k yrs BP) of radiocarbon-dated samples.</w:t>
            </w:r>
          </w:p>
        </w:tc>
      </w:tr>
    </w:tbl>
    <w:p w14:paraId="02B4D1F9" w14:textId="77777777" w:rsidR="007B6034" w:rsidRPr="00A13A6C" w:rsidRDefault="007B6034" w:rsidP="00BA38A3">
      <w:pPr>
        <w:spacing w:before="120" w:after="120" w:line="360" w:lineRule="auto"/>
        <w:rPr>
          <w:rFonts w:ascii="Times New Roman" w:hAnsi="Times New Roman" w:cs="Times New Roman"/>
          <w:b/>
          <w:bCs/>
        </w:rPr>
      </w:pPr>
    </w:p>
    <w:p w14:paraId="25E73551" w14:textId="5A3E4C1B" w:rsidR="007B6034" w:rsidRPr="00A13A6C" w:rsidRDefault="007146E6" w:rsidP="00C2465E">
      <w:pPr>
        <w:spacing w:before="120" w:after="120" w:line="480" w:lineRule="auto"/>
        <w:jc w:val="both"/>
        <w:rPr>
          <w:rFonts w:ascii="Times New Roman" w:hAnsi="Times New Roman" w:cs="Times New Roman"/>
        </w:rPr>
      </w:pPr>
      <w:r w:rsidRPr="00A13A6C">
        <w:rPr>
          <w:rFonts w:ascii="Times New Roman" w:hAnsi="Times New Roman" w:cs="Times New Roman"/>
        </w:rPr>
        <w:t>Compound-specific δD values of n-alkanes range from −223.4‰ to −86.3‰. Overall, all n-alkanes exhibit broadly similar temporal trends and are significantly correlated</w:t>
      </w:r>
      <w:r w:rsidR="00727682" w:rsidRPr="00A13A6C">
        <w:rPr>
          <w:rFonts w:ascii="Times New Roman" w:hAnsi="Times New Roman" w:cs="Times New Roman"/>
        </w:rPr>
        <w:t xml:space="preserve"> with one another, except for the relationships between </w:t>
      </w:r>
      <w:r w:rsidR="003F777D" w:rsidRPr="00A13A6C">
        <w:rPr>
          <w:rFonts w:ascii="Times New Roman" w:hAnsi="Times New Roman" w:cs="Times New Roman"/>
        </w:rPr>
        <w:t xml:space="preserve">δD </w:t>
      </w:r>
      <w:r w:rsidR="00DA3CDF" w:rsidRPr="00A13A6C">
        <w:rPr>
          <w:rFonts w:ascii="Times New Roman" w:hAnsi="Times New Roman" w:cs="Times New Roman"/>
        </w:rPr>
        <w:t>of n-C</w:t>
      </w:r>
      <w:r w:rsidR="00DA3CDF" w:rsidRPr="00A13A6C">
        <w:rPr>
          <w:rFonts w:ascii="Times New Roman" w:hAnsi="Times New Roman" w:cs="Times New Roman"/>
          <w:vertAlign w:val="subscript"/>
        </w:rPr>
        <w:t>31</w:t>
      </w:r>
      <w:r w:rsidR="00545ACA" w:rsidRPr="00A13A6C">
        <w:rPr>
          <w:rFonts w:ascii="Times New Roman" w:hAnsi="Times New Roman" w:cs="Times New Roman"/>
        </w:rPr>
        <w:t xml:space="preserve"> and </w:t>
      </w:r>
      <w:r w:rsidR="00DA3CDF" w:rsidRPr="00A13A6C">
        <w:rPr>
          <w:rFonts w:ascii="Times New Roman" w:hAnsi="Times New Roman" w:cs="Times New Roman"/>
        </w:rPr>
        <w:t>δD of n-C</w:t>
      </w:r>
      <w:r w:rsidR="00DA3CDF" w:rsidRPr="00A13A6C">
        <w:rPr>
          <w:rFonts w:ascii="Times New Roman" w:hAnsi="Times New Roman" w:cs="Times New Roman"/>
          <w:vertAlign w:val="subscript"/>
        </w:rPr>
        <w:t>21</w:t>
      </w:r>
      <w:r w:rsidR="00DA3CDF" w:rsidRPr="00A13A6C">
        <w:rPr>
          <w:rFonts w:ascii="Times New Roman" w:hAnsi="Times New Roman" w:cs="Times New Roman"/>
        </w:rPr>
        <w:t xml:space="preserve"> and n-C</w:t>
      </w:r>
      <w:r w:rsidR="00DA3CDF" w:rsidRPr="00A13A6C">
        <w:rPr>
          <w:rFonts w:ascii="Times New Roman" w:hAnsi="Times New Roman" w:cs="Times New Roman"/>
          <w:vertAlign w:val="subscript"/>
        </w:rPr>
        <w:t>23</w:t>
      </w:r>
      <w:r w:rsidR="00DA3CDF" w:rsidRPr="00A13A6C">
        <w:rPr>
          <w:rFonts w:ascii="Times New Roman" w:hAnsi="Times New Roman" w:cs="Times New Roman"/>
        </w:rPr>
        <w:t xml:space="preserve"> </w:t>
      </w:r>
      <w:r w:rsidRPr="00A13A6C">
        <w:rPr>
          <w:rFonts w:ascii="Times New Roman" w:hAnsi="Times New Roman" w:cs="Times New Roman"/>
        </w:rPr>
        <w:t>(Supplementary Fig</w:t>
      </w:r>
      <w:r w:rsidR="000D26BA" w:rsidRPr="00A13A6C">
        <w:rPr>
          <w:rFonts w:ascii="Times New Roman" w:hAnsi="Times New Roman" w:cs="Times New Roman"/>
        </w:rPr>
        <w:t>ure</w:t>
      </w:r>
      <w:r w:rsidRPr="00A13A6C">
        <w:rPr>
          <w:rFonts w:ascii="Times New Roman" w:hAnsi="Times New Roman" w:cs="Times New Roman"/>
        </w:rPr>
        <w:t xml:space="preserve"> </w:t>
      </w:r>
      <w:r w:rsidR="00593197" w:rsidRPr="00A13A6C">
        <w:rPr>
          <w:rFonts w:ascii="Times New Roman" w:hAnsi="Times New Roman" w:cs="Times New Roman"/>
        </w:rPr>
        <w:t>4</w:t>
      </w:r>
      <w:r w:rsidRPr="00A13A6C">
        <w:rPr>
          <w:rFonts w:ascii="Times New Roman" w:hAnsi="Times New Roman" w:cs="Times New Roman"/>
        </w:rPr>
        <w:t>). Between 225 and 210 cm depth (24,</w:t>
      </w:r>
      <w:r w:rsidR="003A3CBD" w:rsidRPr="00A13A6C">
        <w:rPr>
          <w:rFonts w:ascii="Times New Roman" w:hAnsi="Times New Roman" w:cs="Times New Roman"/>
        </w:rPr>
        <w:t>929</w:t>
      </w:r>
      <w:r w:rsidRPr="00A13A6C">
        <w:rPr>
          <w:rFonts w:ascii="Times New Roman" w:hAnsi="Times New Roman" w:cs="Times New Roman"/>
        </w:rPr>
        <w:t>–1</w:t>
      </w:r>
      <w:r w:rsidR="003A3CBD" w:rsidRPr="00A13A6C">
        <w:rPr>
          <w:rFonts w:ascii="Times New Roman" w:hAnsi="Times New Roman" w:cs="Times New Roman"/>
        </w:rPr>
        <w:t>6</w:t>
      </w:r>
      <w:r w:rsidRPr="00A13A6C">
        <w:rPr>
          <w:rFonts w:ascii="Times New Roman" w:hAnsi="Times New Roman" w:cs="Times New Roman"/>
        </w:rPr>
        <w:t>,</w:t>
      </w:r>
      <w:r w:rsidR="003A3CBD" w:rsidRPr="00A13A6C">
        <w:rPr>
          <w:rFonts w:ascii="Times New Roman" w:hAnsi="Times New Roman" w:cs="Times New Roman"/>
        </w:rPr>
        <w:t>73</w:t>
      </w:r>
      <w:r w:rsidRPr="00A13A6C">
        <w:rPr>
          <w:rFonts w:ascii="Times New Roman" w:hAnsi="Times New Roman" w:cs="Times New Roman"/>
        </w:rPr>
        <w:t>0 cal yr BP), two pronounced shifts toward less negative δD values are observed in short- and mid-chain homologues: at 221 cm depth (</w:t>
      </w:r>
      <w:r w:rsidR="000150B4" w:rsidRPr="00A13A6C">
        <w:rPr>
          <w:rFonts w:ascii="Times New Roman" w:hAnsi="Times New Roman" w:cs="Times New Roman"/>
        </w:rPr>
        <w:t xml:space="preserve">ca. </w:t>
      </w:r>
      <w:r w:rsidRPr="00A13A6C">
        <w:rPr>
          <w:rFonts w:ascii="Times New Roman" w:hAnsi="Times New Roman" w:cs="Times New Roman"/>
        </w:rPr>
        <w:t>22,</w:t>
      </w:r>
      <w:r w:rsidR="003A3CBD" w:rsidRPr="00A13A6C">
        <w:rPr>
          <w:rFonts w:ascii="Times New Roman" w:hAnsi="Times New Roman" w:cs="Times New Roman"/>
        </w:rPr>
        <w:t>057</w:t>
      </w:r>
      <w:r w:rsidRPr="00A13A6C">
        <w:rPr>
          <w:rFonts w:ascii="Times New Roman" w:hAnsi="Times New Roman" w:cs="Times New Roman"/>
        </w:rPr>
        <w:t xml:space="preserve"> cal yr BP), with a mean enrichment of 58.6‰, and between 212 and 210 cm depth (</w:t>
      </w:r>
      <w:r w:rsidR="000150B4" w:rsidRPr="00A13A6C">
        <w:rPr>
          <w:rFonts w:ascii="Times New Roman" w:hAnsi="Times New Roman" w:cs="Times New Roman"/>
        </w:rPr>
        <w:t xml:space="preserve">ca. </w:t>
      </w:r>
      <w:r w:rsidRPr="00A13A6C">
        <w:rPr>
          <w:rFonts w:ascii="Times New Roman" w:hAnsi="Times New Roman" w:cs="Times New Roman"/>
        </w:rPr>
        <w:t>1</w:t>
      </w:r>
      <w:r w:rsidR="00C12E3B" w:rsidRPr="00A13A6C">
        <w:rPr>
          <w:rFonts w:ascii="Times New Roman" w:hAnsi="Times New Roman" w:cs="Times New Roman"/>
        </w:rPr>
        <w:t>9</w:t>
      </w:r>
      <w:r w:rsidRPr="00A13A6C">
        <w:rPr>
          <w:rFonts w:ascii="Times New Roman" w:hAnsi="Times New Roman" w:cs="Times New Roman"/>
        </w:rPr>
        <w:t>,</w:t>
      </w:r>
      <w:r w:rsidR="00C12E3B" w:rsidRPr="00A13A6C">
        <w:rPr>
          <w:rFonts w:ascii="Times New Roman" w:hAnsi="Times New Roman" w:cs="Times New Roman"/>
        </w:rPr>
        <w:t>080</w:t>
      </w:r>
      <w:r w:rsidRPr="00A13A6C">
        <w:rPr>
          <w:rFonts w:ascii="Times New Roman" w:hAnsi="Times New Roman" w:cs="Times New Roman"/>
        </w:rPr>
        <w:t>–1</w:t>
      </w:r>
      <w:r w:rsidR="00C12E3B" w:rsidRPr="00A13A6C">
        <w:rPr>
          <w:rFonts w:ascii="Times New Roman" w:hAnsi="Times New Roman" w:cs="Times New Roman"/>
        </w:rPr>
        <w:t>6</w:t>
      </w:r>
      <w:r w:rsidRPr="00A13A6C">
        <w:rPr>
          <w:rFonts w:ascii="Times New Roman" w:hAnsi="Times New Roman" w:cs="Times New Roman"/>
        </w:rPr>
        <w:t>,</w:t>
      </w:r>
      <w:r w:rsidR="00C12E3B" w:rsidRPr="00A13A6C">
        <w:rPr>
          <w:rFonts w:ascii="Times New Roman" w:hAnsi="Times New Roman" w:cs="Times New Roman"/>
        </w:rPr>
        <w:t>73</w:t>
      </w:r>
      <w:r w:rsidRPr="00A13A6C">
        <w:rPr>
          <w:rFonts w:ascii="Times New Roman" w:hAnsi="Times New Roman" w:cs="Times New Roman"/>
        </w:rPr>
        <w:t>0 cal yr BP), with a mean enrichment of 57.3‰</w:t>
      </w:r>
      <w:r w:rsidR="000150B4" w:rsidRPr="00A13A6C">
        <w:rPr>
          <w:rFonts w:ascii="Times New Roman" w:hAnsi="Times New Roman" w:cs="Times New Roman"/>
        </w:rPr>
        <w:t xml:space="preserve"> (Figure 7).</w:t>
      </w:r>
      <w:r w:rsidR="00CD2077" w:rsidRPr="00A13A6C">
        <w:rPr>
          <w:rFonts w:ascii="Times New Roman" w:hAnsi="Times New Roman" w:cs="Times New Roman"/>
        </w:rPr>
        <w:t xml:space="preserve"> </w:t>
      </w:r>
      <w:r w:rsidR="00921BB1" w:rsidRPr="00A13A6C">
        <w:rPr>
          <w:rFonts w:ascii="Times New Roman" w:hAnsi="Times New Roman" w:cs="Times New Roman"/>
        </w:rPr>
        <w:t xml:space="preserve">These shifts are consistent with </w:t>
      </w:r>
      <w:r w:rsidR="00D150EA" w:rsidRPr="00A13A6C">
        <w:rPr>
          <w:rFonts w:ascii="Times New Roman" w:hAnsi="Times New Roman" w:cs="Times New Roman"/>
        </w:rPr>
        <w:t>episodes</w:t>
      </w:r>
      <w:r w:rsidR="00921BB1" w:rsidRPr="00A13A6C">
        <w:rPr>
          <w:rFonts w:ascii="Times New Roman" w:hAnsi="Times New Roman" w:cs="Times New Roman"/>
        </w:rPr>
        <w:t xml:space="preserve"> of reduced precipitation</w:t>
      </w:r>
      <w:r w:rsidR="000150B4" w:rsidRPr="00A13A6C">
        <w:rPr>
          <w:rFonts w:ascii="Times New Roman" w:hAnsi="Times New Roman" w:cs="Times New Roman"/>
        </w:rPr>
        <w:t xml:space="preserve"> (Figure 5)</w:t>
      </w:r>
      <w:r w:rsidR="00921BB1" w:rsidRPr="00A13A6C">
        <w:rPr>
          <w:rFonts w:ascii="Times New Roman" w:hAnsi="Times New Roman" w:cs="Times New Roman"/>
        </w:rPr>
        <w:t xml:space="preserve">, during which limited water renewal promoted isotopic enrichment of </w:t>
      </w:r>
      <w:r w:rsidR="00990A7E" w:rsidRPr="00A13A6C">
        <w:rPr>
          <w:rFonts w:ascii="Times New Roman" w:hAnsi="Times New Roman" w:cs="Times New Roman"/>
        </w:rPr>
        <w:t>soil</w:t>
      </w:r>
      <w:r w:rsidR="00921BB1" w:rsidRPr="00A13A6C">
        <w:rPr>
          <w:rFonts w:ascii="Times New Roman" w:hAnsi="Times New Roman" w:cs="Times New Roman"/>
        </w:rPr>
        <w:t xml:space="preserve"> waters</w:t>
      </w:r>
      <w:r w:rsidR="00067B17" w:rsidRPr="00A13A6C">
        <w:rPr>
          <w:rFonts w:ascii="Times New Roman" w:hAnsi="Times New Roman" w:cs="Times New Roman"/>
        </w:rPr>
        <w:t xml:space="preserve"> within the peatland</w:t>
      </w:r>
      <w:r w:rsidR="00921BB1" w:rsidRPr="00A13A6C">
        <w:rPr>
          <w:rFonts w:ascii="Times New Roman" w:hAnsi="Times New Roman" w:cs="Times New Roman"/>
        </w:rPr>
        <w:t>.</w:t>
      </w:r>
      <w:r w:rsidR="00E56C5C" w:rsidRPr="00A13A6C">
        <w:rPr>
          <w:rFonts w:ascii="Times New Roman" w:hAnsi="Times New Roman" w:cs="Times New Roman"/>
        </w:rPr>
        <w:t xml:space="preserve"> </w:t>
      </w:r>
      <w:r w:rsidR="00E06055" w:rsidRPr="00A13A6C">
        <w:rPr>
          <w:rFonts w:ascii="Times New Roman" w:hAnsi="Times New Roman" w:cs="Times New Roman"/>
        </w:rPr>
        <w:t>B</w:t>
      </w:r>
      <w:r w:rsidR="002069FE" w:rsidRPr="00A13A6C">
        <w:rPr>
          <w:rFonts w:ascii="Times New Roman" w:hAnsi="Times New Roman" w:cs="Times New Roman"/>
        </w:rPr>
        <w:t xml:space="preserve">ecause δD measurements of the long-chain homologues were unsuccessful in these samples, </w:t>
      </w:r>
      <w:r w:rsidR="00E06055" w:rsidRPr="00A13A6C">
        <w:rPr>
          <w:rFonts w:ascii="Times New Roman" w:hAnsi="Times New Roman" w:cs="Times New Roman"/>
        </w:rPr>
        <w:t xml:space="preserve">the isotopic offset </w:t>
      </w:r>
      <w:r w:rsidR="00A9028C" w:rsidRPr="00A13A6C">
        <w:rPr>
          <w:rFonts w:ascii="Times New Roman" w:hAnsi="Times New Roman" w:cs="Times New Roman"/>
        </w:rPr>
        <w:t xml:space="preserve">between </w:t>
      </w:r>
      <w:ins w:id="121" w:author="Marco Adolfo Vidal Cordasco" w:date="2026-06-27T15:07:00Z" w16du:dateUtc="2026-06-27T14:07:00Z">
        <w:r w:rsidR="00C279EB">
          <w:rPr>
            <w:rFonts w:ascii="Times New Roman" w:hAnsi="Times New Roman" w:cs="Times New Roman"/>
          </w:rPr>
          <w:t>short</w:t>
        </w:r>
      </w:ins>
      <w:del w:id="122" w:author="Marco Adolfo Vidal Cordasco" w:date="2026-06-27T15:07:00Z" w16du:dateUtc="2026-06-27T14:07:00Z">
        <w:r w:rsidR="00A9028C" w:rsidRPr="00A13A6C" w:rsidDel="00C279EB">
          <w:rPr>
            <w:rFonts w:ascii="Times New Roman" w:hAnsi="Times New Roman" w:cs="Times New Roman"/>
          </w:rPr>
          <w:delText>mid</w:delText>
        </w:r>
      </w:del>
      <w:r w:rsidR="00A9028C" w:rsidRPr="00A13A6C">
        <w:rPr>
          <w:rFonts w:ascii="Times New Roman" w:hAnsi="Times New Roman" w:cs="Times New Roman"/>
        </w:rPr>
        <w:t xml:space="preserve">- and long-chain n-alkanes </w:t>
      </w:r>
      <w:ins w:id="123" w:author="Marco Adolfo Vidal Cordasco" w:date="2026-06-27T15:07:00Z" w16du:dateUtc="2026-06-27T14:07:00Z">
        <w:r w:rsidR="00C279EB">
          <w:rPr>
            <w:rFonts w:ascii="Times New Roman" w:hAnsi="Times New Roman" w:cs="Times New Roman"/>
          </w:rPr>
          <w:t xml:space="preserve">(i.e., </w:t>
        </w:r>
      </w:ins>
      <w:ins w:id="124" w:author="Marco Adolfo Vidal Cordasco" w:date="2026-06-27T15:08:00Z" w16du:dateUtc="2026-06-27T14:08:00Z">
        <w:r w:rsidR="00C279EB" w:rsidRPr="00C279EB">
          <w:rPr>
            <w:rFonts w:ascii="Times New Roman" w:hAnsi="Times New Roman" w:cs="Times New Roman"/>
          </w:rPr>
          <w:t>Δ</w:t>
        </w:r>
        <w:r w:rsidR="00C279EB" w:rsidRPr="00C279EB">
          <w:rPr>
            <w:rFonts w:ascii="Times New Roman" w:hAnsi="Times New Roman" w:cs="Times New Roman"/>
            <w:vertAlign w:val="subscript"/>
            <w:rPrChange w:id="125" w:author="Marco Adolfo Vidal Cordasco" w:date="2026-06-27T15:08:00Z" w16du:dateUtc="2026-06-27T14:08:00Z">
              <w:rPr>
                <w:rFonts w:ascii="Times New Roman" w:hAnsi="Times New Roman" w:cs="Times New Roman"/>
              </w:rPr>
            </w:rPrChange>
          </w:rPr>
          <w:t>aq-terr</w:t>
        </w:r>
      </w:ins>
      <w:ins w:id="126" w:author="Marco Adolfo Vidal Cordasco" w:date="2026-06-27T15:07:00Z" w16du:dateUtc="2026-06-27T14:07:00Z">
        <w:r w:rsidR="00C279EB">
          <w:rPr>
            <w:rFonts w:ascii="Times New Roman" w:hAnsi="Times New Roman" w:cs="Times New Roman"/>
          </w:rPr>
          <w:t xml:space="preserve">) </w:t>
        </w:r>
      </w:ins>
      <w:r w:rsidR="00A9028C" w:rsidRPr="00A13A6C">
        <w:rPr>
          <w:rFonts w:ascii="Times New Roman" w:hAnsi="Times New Roman" w:cs="Times New Roman"/>
        </w:rPr>
        <w:t>could not be evaluated</w:t>
      </w:r>
      <w:r w:rsidR="002A6D0C" w:rsidRPr="00A13A6C">
        <w:rPr>
          <w:rFonts w:ascii="Times New Roman" w:hAnsi="Times New Roman" w:cs="Times New Roman"/>
        </w:rPr>
        <w:t>. However</w:t>
      </w:r>
      <w:r w:rsidR="006E514D" w:rsidRPr="00A13A6C">
        <w:rPr>
          <w:rFonts w:ascii="Times New Roman" w:hAnsi="Times New Roman" w:cs="Times New Roman"/>
        </w:rPr>
        <w:t xml:space="preserve">, pollen-based reconstructions for this interval indicate </w:t>
      </w:r>
      <w:r w:rsidR="00530DEF" w:rsidRPr="00A13A6C">
        <w:rPr>
          <w:rFonts w:ascii="Times New Roman" w:hAnsi="Times New Roman" w:cs="Times New Roman"/>
        </w:rPr>
        <w:t xml:space="preserve">a </w:t>
      </w:r>
      <w:r w:rsidR="006E514D" w:rsidRPr="00A13A6C">
        <w:rPr>
          <w:rFonts w:ascii="Times New Roman" w:hAnsi="Times New Roman" w:cs="Times New Roman"/>
        </w:rPr>
        <w:t xml:space="preserve">mean annual temperature of 7.34 °C (SD 0.98) and </w:t>
      </w:r>
      <w:r w:rsidR="00530DEF" w:rsidRPr="00A13A6C">
        <w:rPr>
          <w:rFonts w:ascii="Times New Roman" w:hAnsi="Times New Roman" w:cs="Times New Roman"/>
        </w:rPr>
        <w:t xml:space="preserve">a </w:t>
      </w:r>
      <w:r w:rsidR="006E514D" w:rsidRPr="00A13A6C">
        <w:rPr>
          <w:rFonts w:ascii="Times New Roman" w:hAnsi="Times New Roman" w:cs="Times New Roman"/>
        </w:rPr>
        <w:t>mean annual precipitation of 922 mm/yr (SD 103.32), values that are 4.66 °C and 428 mm</w:t>
      </w:r>
      <w:r w:rsidR="00B44378" w:rsidRPr="00A13A6C">
        <w:rPr>
          <w:rFonts w:ascii="Times New Roman" w:hAnsi="Times New Roman" w:cs="Times New Roman"/>
        </w:rPr>
        <w:t>/</w:t>
      </w:r>
      <w:r w:rsidR="006E514D" w:rsidRPr="00A13A6C">
        <w:rPr>
          <w:rFonts w:ascii="Times New Roman" w:hAnsi="Times New Roman" w:cs="Times New Roman"/>
        </w:rPr>
        <w:t>yr lower, respectively, than present-day conditions.</w:t>
      </w:r>
    </w:p>
    <w:p w14:paraId="63FB33E8" w14:textId="32D01E62" w:rsidR="00BB22DD" w:rsidRDefault="0015458F" w:rsidP="00BB22DD">
      <w:pPr>
        <w:spacing w:before="120" w:after="120" w:line="480" w:lineRule="auto"/>
        <w:jc w:val="both"/>
        <w:rPr>
          <w:ins w:id="127" w:author="Marco Adolfo Vidal Cordasco" w:date="2026-06-27T15:17:00Z" w16du:dateUtc="2026-06-27T14:17:00Z"/>
          <w:rFonts w:ascii="Times New Roman" w:hAnsi="Times New Roman" w:cs="Times New Roman"/>
        </w:rPr>
        <w:pPrChange w:id="128" w:author="Marco Adolfo Vidal Cordasco" w:date="2026-06-27T15:20:00Z" w16du:dateUtc="2026-06-27T14:20:00Z">
          <w:pPr>
            <w:spacing w:before="120" w:after="120" w:line="480" w:lineRule="auto"/>
          </w:pPr>
        </w:pPrChange>
      </w:pPr>
      <w:r w:rsidRPr="00A13A6C">
        <w:rPr>
          <w:rFonts w:ascii="Times New Roman" w:hAnsi="Times New Roman" w:cs="Times New Roman"/>
        </w:rPr>
        <w:t xml:space="preserve">Since the Bølling–Allerød, mean annual temperatures increase by an average of 2.75 °C and precipitation by 216.5 mm/yr, while </w:t>
      </w:r>
      <w:r w:rsidR="00637AF2" w:rsidRPr="00A13A6C">
        <w:rPr>
          <w:rFonts w:ascii="Times New Roman" w:hAnsi="Times New Roman" w:cs="Times New Roman"/>
        </w:rPr>
        <w:t>the most depleted</w:t>
      </w:r>
      <w:r w:rsidRPr="00A13A6C">
        <w:rPr>
          <w:rFonts w:ascii="Times New Roman" w:hAnsi="Times New Roman" w:cs="Times New Roman"/>
        </w:rPr>
        <w:t xml:space="preserve"> δD values</w:t>
      </w:r>
      <w:r w:rsidR="00637AF2" w:rsidRPr="00A13A6C">
        <w:rPr>
          <w:rFonts w:ascii="Times New Roman" w:hAnsi="Times New Roman" w:cs="Times New Roman"/>
        </w:rPr>
        <w:t xml:space="preserve"> in both long- and mid-</w:t>
      </w:r>
      <w:r w:rsidR="007E5A09" w:rsidRPr="00A13A6C">
        <w:rPr>
          <w:rFonts w:ascii="Times New Roman" w:hAnsi="Times New Roman" w:cs="Times New Roman"/>
        </w:rPr>
        <w:t xml:space="preserve">chains are observed </w:t>
      </w:r>
      <w:r w:rsidR="006A40FF" w:rsidRPr="00A13A6C">
        <w:rPr>
          <w:rFonts w:ascii="Times New Roman" w:hAnsi="Times New Roman" w:cs="Times New Roman"/>
        </w:rPr>
        <w:t>over this period (</w:t>
      </w:r>
      <w:r w:rsidR="0045306A" w:rsidRPr="00A13A6C">
        <w:rPr>
          <w:rFonts w:ascii="Times New Roman" w:hAnsi="Times New Roman" w:cs="Times New Roman"/>
        </w:rPr>
        <w:t>207</w:t>
      </w:r>
      <w:r w:rsidR="00FF23DF" w:rsidRPr="00A13A6C">
        <w:rPr>
          <w:rFonts w:ascii="Times New Roman" w:hAnsi="Times New Roman" w:cs="Times New Roman"/>
        </w:rPr>
        <w:t>-</w:t>
      </w:r>
      <w:r w:rsidR="0045306A" w:rsidRPr="00A13A6C">
        <w:rPr>
          <w:rFonts w:ascii="Times New Roman" w:hAnsi="Times New Roman" w:cs="Times New Roman"/>
        </w:rPr>
        <w:t>192 cm depth</w:t>
      </w:r>
      <w:r w:rsidR="00FF23DF" w:rsidRPr="00A13A6C">
        <w:rPr>
          <w:rFonts w:ascii="Times New Roman" w:hAnsi="Times New Roman" w:cs="Times New Roman"/>
        </w:rPr>
        <w:t xml:space="preserve">, </w:t>
      </w:r>
      <w:r w:rsidR="00CC023C" w:rsidRPr="00A13A6C">
        <w:rPr>
          <w:rFonts w:ascii="Times New Roman" w:hAnsi="Times New Roman" w:cs="Times New Roman"/>
        </w:rPr>
        <w:t xml:space="preserve">ca. </w:t>
      </w:r>
      <w:r w:rsidR="007A3326" w:rsidRPr="00A13A6C">
        <w:rPr>
          <w:rFonts w:ascii="Times New Roman" w:hAnsi="Times New Roman" w:cs="Times New Roman"/>
        </w:rPr>
        <w:t>13,</w:t>
      </w:r>
      <w:r w:rsidR="00AC65F9" w:rsidRPr="00A13A6C">
        <w:rPr>
          <w:rFonts w:ascii="Times New Roman" w:hAnsi="Times New Roman" w:cs="Times New Roman"/>
        </w:rPr>
        <w:t>174</w:t>
      </w:r>
      <w:r w:rsidR="00FF23DF" w:rsidRPr="00A13A6C">
        <w:rPr>
          <w:rFonts w:ascii="Times New Roman" w:hAnsi="Times New Roman" w:cs="Times New Roman"/>
        </w:rPr>
        <w:t>-</w:t>
      </w:r>
      <w:r w:rsidR="007A3326" w:rsidRPr="00A13A6C">
        <w:rPr>
          <w:rFonts w:ascii="Times New Roman" w:hAnsi="Times New Roman" w:cs="Times New Roman"/>
        </w:rPr>
        <w:t>11,1</w:t>
      </w:r>
      <w:r w:rsidR="00AC65F9" w:rsidRPr="00A13A6C">
        <w:rPr>
          <w:rFonts w:ascii="Times New Roman" w:hAnsi="Times New Roman" w:cs="Times New Roman"/>
        </w:rPr>
        <w:t>13</w:t>
      </w:r>
      <w:r w:rsidR="007A3326" w:rsidRPr="00A13A6C">
        <w:rPr>
          <w:rFonts w:ascii="Times New Roman" w:hAnsi="Times New Roman" w:cs="Times New Roman"/>
        </w:rPr>
        <w:t xml:space="preserve"> cal yrs BP</w:t>
      </w:r>
      <w:r w:rsidR="0045306A" w:rsidRPr="00A13A6C">
        <w:rPr>
          <w:rFonts w:ascii="Times New Roman" w:hAnsi="Times New Roman" w:cs="Times New Roman"/>
        </w:rPr>
        <w:t>)</w:t>
      </w:r>
      <w:r w:rsidR="00927474" w:rsidRPr="00A13A6C">
        <w:rPr>
          <w:rFonts w:ascii="Times New Roman" w:hAnsi="Times New Roman" w:cs="Times New Roman"/>
        </w:rPr>
        <w:t>.</w:t>
      </w:r>
      <w:r w:rsidR="0038350A" w:rsidRPr="00A13A6C">
        <w:rPr>
          <w:rFonts w:ascii="Times New Roman" w:hAnsi="Times New Roman" w:cs="Times New Roman"/>
        </w:rPr>
        <w:t xml:space="preserve"> This pattern </w:t>
      </w:r>
      <w:r w:rsidR="001271F2" w:rsidRPr="00A13A6C">
        <w:rPr>
          <w:rFonts w:ascii="Times New Roman" w:hAnsi="Times New Roman" w:cs="Times New Roman"/>
        </w:rPr>
        <w:t>points to</w:t>
      </w:r>
      <w:r w:rsidR="0038350A" w:rsidRPr="00A13A6C">
        <w:rPr>
          <w:rFonts w:ascii="Times New Roman" w:hAnsi="Times New Roman" w:cs="Times New Roman"/>
        </w:rPr>
        <w:t xml:space="preserve"> </w:t>
      </w:r>
      <w:r w:rsidR="003B6CFD" w:rsidRPr="00A13A6C">
        <w:rPr>
          <w:rFonts w:ascii="Times New Roman" w:hAnsi="Times New Roman" w:cs="Times New Roman"/>
        </w:rPr>
        <w:t>a shift toward isotopically lighter precipitation or reduced evaporative enrichment of peatland water, reflecting increasing moisture levels.</w:t>
      </w:r>
      <w:r w:rsidR="002438C6" w:rsidRPr="00A13A6C">
        <w:rPr>
          <w:rFonts w:ascii="Times New Roman" w:hAnsi="Times New Roman" w:cs="Times New Roman"/>
        </w:rPr>
        <w:t xml:space="preserve"> </w:t>
      </w:r>
      <w:r w:rsidR="001271F2" w:rsidRPr="00A13A6C">
        <w:rPr>
          <w:rFonts w:ascii="Times New Roman" w:hAnsi="Times New Roman" w:cs="Times New Roman"/>
        </w:rPr>
        <w:t>In contrast,</w:t>
      </w:r>
      <w:r w:rsidR="007D31A5" w:rsidRPr="00A13A6C">
        <w:rPr>
          <w:rFonts w:ascii="Times New Roman" w:hAnsi="Times New Roman" w:cs="Times New Roman"/>
        </w:rPr>
        <w:t xml:space="preserve"> the shift toward less negative δD values in all n-alkanes </w:t>
      </w:r>
      <w:r w:rsidR="00AD6FFD" w:rsidRPr="00A13A6C">
        <w:rPr>
          <w:rFonts w:ascii="Times New Roman" w:hAnsi="Times New Roman" w:cs="Times New Roman"/>
        </w:rPr>
        <w:t>during the Early</w:t>
      </w:r>
      <w:r w:rsidR="00947FB6" w:rsidRPr="00A13A6C">
        <w:rPr>
          <w:rFonts w:ascii="Times New Roman" w:hAnsi="Times New Roman" w:cs="Times New Roman"/>
        </w:rPr>
        <w:t xml:space="preserve"> </w:t>
      </w:r>
      <w:r w:rsidR="00C724BD" w:rsidRPr="00A13A6C">
        <w:rPr>
          <w:rFonts w:ascii="Times New Roman" w:hAnsi="Times New Roman" w:cs="Times New Roman"/>
        </w:rPr>
        <w:t>Holocene</w:t>
      </w:r>
      <w:r w:rsidR="00A854F0" w:rsidRPr="00A13A6C">
        <w:rPr>
          <w:rFonts w:ascii="Times New Roman" w:hAnsi="Times New Roman" w:cs="Times New Roman"/>
        </w:rPr>
        <w:t xml:space="preserve"> (&lt;192 cm depth, </w:t>
      </w:r>
      <w:r w:rsidR="004336F7" w:rsidRPr="00A13A6C">
        <w:rPr>
          <w:rFonts w:ascii="Times New Roman" w:hAnsi="Times New Roman" w:cs="Times New Roman"/>
        </w:rPr>
        <w:t>&lt;</w:t>
      </w:r>
      <w:r w:rsidR="00A854F0" w:rsidRPr="00A13A6C">
        <w:rPr>
          <w:rFonts w:ascii="Times New Roman" w:hAnsi="Times New Roman" w:cs="Times New Roman"/>
        </w:rPr>
        <w:t>11,</w:t>
      </w:r>
      <w:r w:rsidR="00C724BD" w:rsidRPr="00A13A6C">
        <w:rPr>
          <w:rFonts w:ascii="Times New Roman" w:hAnsi="Times New Roman" w:cs="Times New Roman"/>
        </w:rPr>
        <w:t>1</w:t>
      </w:r>
      <w:r w:rsidR="00574E9E" w:rsidRPr="00A13A6C">
        <w:rPr>
          <w:rFonts w:ascii="Times New Roman" w:hAnsi="Times New Roman" w:cs="Times New Roman"/>
        </w:rPr>
        <w:t>13</w:t>
      </w:r>
      <w:r w:rsidR="00A854F0" w:rsidRPr="00A13A6C">
        <w:rPr>
          <w:rFonts w:ascii="Times New Roman" w:hAnsi="Times New Roman" w:cs="Times New Roman"/>
        </w:rPr>
        <w:t xml:space="preserve"> cal BP) indicates a change in the isotopic composition of source water available to both aquatic and terrestrial plants, likely reflecting a shift in the δD of precipitation driven by (i) warmer temperatures which reduce isotopic fractionation during condensation, (ii) rising sea level which brings moisture </w:t>
      </w:r>
      <w:r w:rsidR="00A854F0" w:rsidRPr="00A13A6C">
        <w:rPr>
          <w:rFonts w:ascii="Times New Roman" w:hAnsi="Times New Roman" w:cs="Times New Roman"/>
        </w:rPr>
        <w:lastRenderedPageBreak/>
        <w:t xml:space="preserve">sources closer and increases their δD, </w:t>
      </w:r>
      <w:r w:rsidR="00D3384E" w:rsidRPr="00A13A6C">
        <w:rPr>
          <w:rFonts w:ascii="Times New Roman" w:hAnsi="Times New Roman" w:cs="Times New Roman"/>
        </w:rPr>
        <w:t xml:space="preserve">or </w:t>
      </w:r>
      <w:r w:rsidR="00A854F0" w:rsidRPr="00A13A6C">
        <w:rPr>
          <w:rFonts w:ascii="Times New Roman" w:hAnsi="Times New Roman" w:cs="Times New Roman"/>
        </w:rPr>
        <w:t xml:space="preserve">(iii) a combination of these processes. </w:t>
      </w:r>
      <w:ins w:id="129" w:author="Marco Adolfo Vidal Cordasco" w:date="2026-06-27T15:20:00Z" w16du:dateUtc="2026-06-27T14:20:00Z">
        <w:r w:rsidR="00BB22DD" w:rsidRPr="00BB22DD">
          <w:rPr>
            <w:rFonts w:ascii="Times New Roman" w:hAnsi="Times New Roman" w:cs="Times New Roman"/>
          </w:rPr>
          <w:t xml:space="preserve">Compared with the Pleistocene section of the core, the Holocene interval included in this study shows higher </w:t>
        </w:r>
        <w:r w:rsidR="00BB22DD" w:rsidRPr="00BB22DD">
          <w:rPr>
            <w:rFonts w:ascii="Times New Roman" w:hAnsi="Times New Roman" w:cs="Times New Roman"/>
            <w:vertAlign w:val="subscript"/>
            <w:rPrChange w:id="130" w:author="Marco Adolfo Vidal Cordasco" w:date="2026-06-27T15:20:00Z" w16du:dateUtc="2026-06-27T14:20:00Z">
              <w:rPr>
                <w:rFonts w:ascii="Times New Roman" w:hAnsi="Times New Roman" w:cs="Times New Roman"/>
              </w:rPr>
            </w:rPrChange>
          </w:rPr>
          <w:t>Δaq–terr</w:t>
        </w:r>
        <w:r w:rsidR="00BB22DD" w:rsidRPr="00BB22DD">
          <w:rPr>
            <w:rFonts w:ascii="Times New Roman" w:hAnsi="Times New Roman" w:cs="Times New Roman"/>
          </w:rPr>
          <w:t xml:space="preserve"> values and greater variability. Accordingly, Δ</w:t>
        </w:r>
        <w:r w:rsidR="00BB22DD" w:rsidRPr="00BB22DD">
          <w:rPr>
            <w:rFonts w:ascii="Times New Roman" w:hAnsi="Times New Roman" w:cs="Times New Roman"/>
            <w:vertAlign w:val="subscript"/>
            <w:rPrChange w:id="131" w:author="Marco Adolfo Vidal Cordasco" w:date="2026-06-27T15:20:00Z" w16du:dateUtc="2026-06-27T14:20:00Z">
              <w:rPr>
                <w:rFonts w:ascii="Times New Roman" w:hAnsi="Times New Roman" w:cs="Times New Roman"/>
              </w:rPr>
            </w:rPrChange>
          </w:rPr>
          <w:t xml:space="preserve">aq–terr </w:t>
        </w:r>
        <w:r w:rsidR="00BB22DD" w:rsidRPr="00BB22DD">
          <w:rPr>
            <w:rFonts w:ascii="Times New Roman" w:hAnsi="Times New Roman" w:cs="Times New Roman"/>
          </w:rPr>
          <w:t>increases</w:t>
        </w:r>
        <w:r w:rsidR="00BB22DD">
          <w:rPr>
            <w:rFonts w:ascii="Times New Roman" w:hAnsi="Times New Roman" w:cs="Times New Roman"/>
          </w:rPr>
          <w:t>,</w:t>
        </w:r>
        <w:r w:rsidR="00BB22DD" w:rsidRPr="00BB22DD">
          <w:rPr>
            <w:rFonts w:ascii="Times New Roman" w:hAnsi="Times New Roman" w:cs="Times New Roman"/>
          </w:rPr>
          <w:t xml:space="preserve"> on average</w:t>
        </w:r>
        <w:r w:rsidR="00BB22DD">
          <w:rPr>
            <w:rFonts w:ascii="Times New Roman" w:hAnsi="Times New Roman" w:cs="Times New Roman"/>
          </w:rPr>
          <w:t>,</w:t>
        </w:r>
        <w:r w:rsidR="00BB22DD" w:rsidRPr="00BB22DD">
          <w:rPr>
            <w:rFonts w:ascii="Times New Roman" w:hAnsi="Times New Roman" w:cs="Times New Roman"/>
          </w:rPr>
          <w:t xml:space="preserve"> by 48% when calculated using the offset between δD of n-C</w:t>
        </w:r>
        <w:r w:rsidR="00BB22DD" w:rsidRPr="00BB22DD">
          <w:rPr>
            <w:rFonts w:ascii="Times New Roman" w:hAnsi="Times New Roman" w:cs="Times New Roman"/>
            <w:vertAlign w:val="subscript"/>
            <w:rPrChange w:id="132" w:author="Marco Adolfo Vidal Cordasco" w:date="2026-06-27T15:21:00Z" w16du:dateUtc="2026-06-27T14:21:00Z">
              <w:rPr>
                <w:rFonts w:ascii="Times New Roman" w:hAnsi="Times New Roman" w:cs="Times New Roman"/>
              </w:rPr>
            </w:rPrChange>
          </w:rPr>
          <w:t>23</w:t>
        </w:r>
        <w:r w:rsidR="00BB22DD" w:rsidRPr="00BB22DD">
          <w:rPr>
            <w:rFonts w:ascii="Times New Roman" w:hAnsi="Times New Roman" w:cs="Times New Roman"/>
          </w:rPr>
          <w:t xml:space="preserve"> and n-C</w:t>
        </w:r>
        <w:r w:rsidR="00BB22DD" w:rsidRPr="00BB22DD">
          <w:rPr>
            <w:rFonts w:ascii="Times New Roman" w:hAnsi="Times New Roman" w:cs="Times New Roman"/>
            <w:vertAlign w:val="subscript"/>
            <w:rPrChange w:id="133" w:author="Marco Adolfo Vidal Cordasco" w:date="2026-06-27T15:21:00Z" w16du:dateUtc="2026-06-27T14:21:00Z">
              <w:rPr>
                <w:rFonts w:ascii="Times New Roman" w:hAnsi="Times New Roman" w:cs="Times New Roman"/>
              </w:rPr>
            </w:rPrChange>
          </w:rPr>
          <w:t>31</w:t>
        </w:r>
        <w:r w:rsidR="00BB22DD" w:rsidRPr="00BB22DD">
          <w:rPr>
            <w:rFonts w:ascii="Times New Roman" w:hAnsi="Times New Roman" w:cs="Times New Roman"/>
          </w:rPr>
          <w:t>, and by 51% when using the offset between δD of n-C</w:t>
        </w:r>
        <w:r w:rsidR="00BB22DD" w:rsidRPr="00BB22DD">
          <w:rPr>
            <w:rFonts w:ascii="Times New Roman" w:hAnsi="Times New Roman" w:cs="Times New Roman"/>
            <w:vertAlign w:val="subscript"/>
            <w:rPrChange w:id="134" w:author="Marco Adolfo Vidal Cordasco" w:date="2026-06-27T15:21:00Z" w16du:dateUtc="2026-06-27T14:21:00Z">
              <w:rPr>
                <w:rFonts w:ascii="Times New Roman" w:hAnsi="Times New Roman" w:cs="Times New Roman"/>
              </w:rPr>
            </w:rPrChange>
          </w:rPr>
          <w:t>23</w:t>
        </w:r>
        <w:r w:rsidR="00BB22DD" w:rsidRPr="00BB22DD">
          <w:rPr>
            <w:rFonts w:ascii="Times New Roman" w:hAnsi="Times New Roman" w:cs="Times New Roman"/>
          </w:rPr>
          <w:t xml:space="preserve"> and n-C</w:t>
        </w:r>
        <w:r w:rsidR="00BB22DD" w:rsidRPr="00BB22DD">
          <w:rPr>
            <w:rFonts w:ascii="Times New Roman" w:hAnsi="Times New Roman" w:cs="Times New Roman"/>
            <w:vertAlign w:val="subscript"/>
            <w:rPrChange w:id="135" w:author="Marco Adolfo Vidal Cordasco" w:date="2026-06-27T15:21:00Z" w16du:dateUtc="2026-06-27T14:21:00Z">
              <w:rPr>
                <w:rFonts w:ascii="Times New Roman" w:hAnsi="Times New Roman" w:cs="Times New Roman"/>
              </w:rPr>
            </w:rPrChange>
          </w:rPr>
          <w:t>39</w:t>
        </w:r>
      </w:ins>
      <w:ins w:id="136" w:author="Marco Adolfo Vidal Cordasco" w:date="2026-06-27T15:21:00Z" w16du:dateUtc="2026-06-27T14:21:00Z">
        <w:r w:rsidR="00BB22DD">
          <w:rPr>
            <w:rFonts w:ascii="Times New Roman" w:hAnsi="Times New Roman" w:cs="Times New Roman"/>
          </w:rPr>
          <w:t xml:space="preserve"> (Figure 7).</w:t>
        </w:r>
      </w:ins>
    </w:p>
    <w:p w14:paraId="246FA764" w14:textId="77777777" w:rsidR="00BB22DD" w:rsidRDefault="00BB22DD" w:rsidP="00C2465E">
      <w:pPr>
        <w:spacing w:before="120" w:after="120" w:line="480" w:lineRule="auto"/>
        <w:rPr>
          <w:ins w:id="137" w:author="Marco Adolfo Vidal Cordasco" w:date="2026-06-27T15:17:00Z" w16du:dateUtc="2026-06-27T14:17:00Z"/>
          <w:rFonts w:ascii="Times New Roman" w:hAnsi="Times New Roman" w:cs="Times New Roman"/>
        </w:rPr>
      </w:pPr>
    </w:p>
    <w:p w14:paraId="292C2D30" w14:textId="77777777" w:rsidR="007964D2" w:rsidRPr="00A13A6C" w:rsidRDefault="00E23DE4" w:rsidP="00C2465E">
      <w:pPr>
        <w:spacing w:before="120" w:after="120" w:line="480" w:lineRule="auto"/>
        <w:rPr>
          <w:rFonts w:ascii="Times New Roman" w:hAnsi="Times New Roman" w:cs="Times New Roman"/>
          <w:b/>
          <w:bCs/>
        </w:rPr>
      </w:pPr>
      <w:r w:rsidRPr="00A13A6C">
        <w:rPr>
          <w:rFonts w:ascii="Times New Roman" w:hAnsi="Times New Roman" w:cs="Times New Roman"/>
          <w:b/>
          <w:bCs/>
        </w:rPr>
        <w:t>Ancient sedimentary DNA</w:t>
      </w:r>
    </w:p>
    <w:p w14:paraId="1ECE57D7" w14:textId="77777777" w:rsidR="007964D2" w:rsidRPr="00A13A6C" w:rsidRDefault="007964D2" w:rsidP="00C2465E">
      <w:pPr>
        <w:spacing w:before="120" w:after="120" w:line="480" w:lineRule="auto"/>
        <w:jc w:val="both"/>
        <w:rPr>
          <w:rFonts w:ascii="Times New Roman" w:hAnsi="Times New Roman" w:cs="Times New Roman"/>
        </w:rPr>
      </w:pPr>
      <w:r w:rsidRPr="00A13A6C">
        <w:rPr>
          <w:rFonts w:ascii="Times New Roman" w:hAnsi="Times New Roman" w:cs="Times New Roman"/>
        </w:rPr>
        <w:t>A total of 2,007,648 reads, representing 34 unique sequences, were obtained from eight samples (Table 3). After filtration and retaining taxa present in at least three libraries, 16 families, 12 genera, and 10 species were detected.</w:t>
      </w:r>
    </w:p>
    <w:p w14:paraId="6D0C9EEE" w14:textId="77777777" w:rsidR="007964D2" w:rsidRPr="00A13A6C" w:rsidRDefault="007964D2" w:rsidP="00C2465E">
      <w:pPr>
        <w:spacing w:before="120" w:after="120" w:line="480" w:lineRule="auto"/>
        <w:jc w:val="both"/>
        <w:rPr>
          <w:rFonts w:ascii="Times New Roman" w:hAnsi="Times New Roman" w:cs="Times New Roman"/>
        </w:rPr>
      </w:pPr>
      <w:r w:rsidRPr="00A13A6C">
        <w:rPr>
          <w:rFonts w:ascii="Times New Roman" w:hAnsi="Times New Roman" w:cs="Times New Roman"/>
        </w:rPr>
        <w:t xml:space="preserve">Wetland taxa dominated the entire sequence. Juncaceae were consistently present, represented by </w:t>
      </w:r>
      <w:r w:rsidRPr="00A13A6C">
        <w:rPr>
          <w:rFonts w:ascii="Times New Roman" w:hAnsi="Times New Roman" w:cs="Times New Roman"/>
          <w:i/>
          <w:iCs/>
        </w:rPr>
        <w:t>Juncus effusus</w:t>
      </w:r>
      <w:r w:rsidRPr="00A13A6C">
        <w:rPr>
          <w:rFonts w:ascii="Times New Roman" w:hAnsi="Times New Roman" w:cs="Times New Roman"/>
        </w:rPr>
        <w:t xml:space="preserve"> and </w:t>
      </w:r>
      <w:r w:rsidRPr="00A13A6C">
        <w:rPr>
          <w:rFonts w:ascii="Times New Roman" w:hAnsi="Times New Roman" w:cs="Times New Roman"/>
          <w:i/>
          <w:iCs/>
        </w:rPr>
        <w:t>Juncus squarrosus</w:t>
      </w:r>
      <w:r w:rsidRPr="00A13A6C">
        <w:rPr>
          <w:rFonts w:ascii="Times New Roman" w:hAnsi="Times New Roman" w:cs="Times New Roman"/>
        </w:rPr>
        <w:t xml:space="preserve">, with the latter detected in all PCR replicates across all samples. </w:t>
      </w:r>
      <w:r w:rsidRPr="00A13A6C">
        <w:rPr>
          <w:rFonts w:ascii="Times New Roman" w:hAnsi="Times New Roman" w:cs="Times New Roman"/>
          <w:i/>
          <w:iCs/>
        </w:rPr>
        <w:t xml:space="preserve">Cyperaceae </w:t>
      </w:r>
      <w:r w:rsidRPr="00A13A6C">
        <w:rPr>
          <w:rFonts w:ascii="Times New Roman" w:hAnsi="Times New Roman" w:cs="Times New Roman"/>
        </w:rPr>
        <w:t xml:space="preserve">were also common but exhibited lower read counts. Within this family, </w:t>
      </w:r>
      <w:r w:rsidRPr="00A13A6C">
        <w:rPr>
          <w:rFonts w:ascii="Times New Roman" w:hAnsi="Times New Roman" w:cs="Times New Roman"/>
          <w:i/>
          <w:iCs/>
        </w:rPr>
        <w:t>Eriophorum</w:t>
      </w:r>
      <w:r w:rsidRPr="00A13A6C">
        <w:rPr>
          <w:rFonts w:ascii="Times New Roman" w:hAnsi="Times New Roman" w:cs="Times New Roman"/>
        </w:rPr>
        <w:t xml:space="preserve"> appeared in over 50% of PCR replicates at depths of 212, 205, and 188 cm and in all samples except at 192 cm. The genus </w:t>
      </w:r>
      <w:r w:rsidRPr="00A13A6C">
        <w:rPr>
          <w:rFonts w:ascii="Times New Roman" w:hAnsi="Times New Roman" w:cs="Times New Roman"/>
          <w:i/>
          <w:iCs/>
        </w:rPr>
        <w:t>Carex</w:t>
      </w:r>
      <w:r w:rsidRPr="00A13A6C">
        <w:rPr>
          <w:rFonts w:ascii="Times New Roman" w:hAnsi="Times New Roman" w:cs="Times New Roman"/>
        </w:rPr>
        <w:t xml:space="preserve"> occurred in most samples but exhibited low read counts and limited occurrence across PCR replicates (Table 3). The remaining terrestrial herbaceous, shrub, and tree taxa were detected at remarkably lower read counts. </w:t>
      </w:r>
      <w:r w:rsidRPr="00A13A6C">
        <w:rPr>
          <w:rFonts w:ascii="Times New Roman" w:hAnsi="Times New Roman" w:cs="Times New Roman"/>
          <w:i/>
          <w:iCs/>
        </w:rPr>
        <w:t>Poaceae</w:t>
      </w:r>
      <w:r w:rsidRPr="00A13A6C">
        <w:rPr>
          <w:rFonts w:ascii="Times New Roman" w:hAnsi="Times New Roman" w:cs="Times New Roman"/>
        </w:rPr>
        <w:t xml:space="preserve">, </w:t>
      </w:r>
      <w:r w:rsidRPr="00A13A6C">
        <w:rPr>
          <w:rFonts w:ascii="Times New Roman" w:hAnsi="Times New Roman" w:cs="Times New Roman"/>
          <w:i/>
          <w:iCs/>
        </w:rPr>
        <w:t>Rosaceae</w:t>
      </w:r>
      <w:r w:rsidRPr="00A13A6C">
        <w:rPr>
          <w:rFonts w:ascii="Times New Roman" w:hAnsi="Times New Roman" w:cs="Times New Roman"/>
        </w:rPr>
        <w:t xml:space="preserve">, and </w:t>
      </w:r>
      <w:r w:rsidRPr="00A13A6C">
        <w:rPr>
          <w:rFonts w:ascii="Times New Roman" w:hAnsi="Times New Roman" w:cs="Times New Roman"/>
          <w:i/>
          <w:iCs/>
        </w:rPr>
        <w:t>Pinaceae</w:t>
      </w:r>
      <w:r w:rsidRPr="00A13A6C">
        <w:rPr>
          <w:rFonts w:ascii="Times New Roman" w:hAnsi="Times New Roman" w:cs="Times New Roman"/>
        </w:rPr>
        <w:t xml:space="preserve"> were present at 218 cm but read counts declined at 212–205 cm. From this moment onward (i.e., ≤198 cm), </w:t>
      </w:r>
      <w:r w:rsidRPr="00A13A6C">
        <w:rPr>
          <w:rFonts w:ascii="Times New Roman" w:hAnsi="Times New Roman" w:cs="Times New Roman"/>
          <w:i/>
          <w:iCs/>
        </w:rPr>
        <w:t>Asteraceae</w:t>
      </w:r>
      <w:r w:rsidRPr="00A13A6C">
        <w:rPr>
          <w:rFonts w:ascii="Times New Roman" w:hAnsi="Times New Roman" w:cs="Times New Roman"/>
        </w:rPr>
        <w:t xml:space="preserve"> showed an increasing number of read counts, and the genera </w:t>
      </w:r>
      <w:r w:rsidRPr="00A13A6C">
        <w:rPr>
          <w:rFonts w:ascii="Times New Roman" w:hAnsi="Times New Roman" w:cs="Times New Roman"/>
          <w:i/>
          <w:iCs/>
        </w:rPr>
        <w:t>Betula</w:t>
      </w:r>
      <w:r w:rsidRPr="00A13A6C">
        <w:rPr>
          <w:rFonts w:ascii="Times New Roman" w:hAnsi="Times New Roman" w:cs="Times New Roman"/>
        </w:rPr>
        <w:t xml:space="preserve"> and </w:t>
      </w:r>
      <w:r w:rsidRPr="00A13A6C">
        <w:rPr>
          <w:rFonts w:ascii="Times New Roman" w:hAnsi="Times New Roman" w:cs="Times New Roman"/>
          <w:i/>
          <w:iCs/>
        </w:rPr>
        <w:t>Taxus</w:t>
      </w:r>
      <w:r w:rsidRPr="00A13A6C">
        <w:rPr>
          <w:rFonts w:ascii="Times New Roman" w:hAnsi="Times New Roman" w:cs="Times New Roman"/>
        </w:rPr>
        <w:t xml:space="preserve"> appeared in the Holocene at 198 cm and 182 cm depth, respectively.</w:t>
      </w:r>
    </w:p>
    <w:p w14:paraId="183A09C6" w14:textId="09417CE1" w:rsidR="007964D2" w:rsidRPr="00A13A6C" w:rsidRDefault="007964D2" w:rsidP="00C2465E">
      <w:pPr>
        <w:spacing w:before="120" w:after="120" w:line="480" w:lineRule="auto"/>
        <w:jc w:val="both"/>
        <w:rPr>
          <w:rFonts w:ascii="Times New Roman" w:hAnsi="Times New Roman" w:cs="Times New Roman"/>
        </w:rPr>
      </w:pPr>
      <w:r w:rsidRPr="00A13A6C">
        <w:rPr>
          <w:rFonts w:ascii="Times New Roman" w:hAnsi="Times New Roman" w:cs="Times New Roman"/>
        </w:rPr>
        <w:t xml:space="preserve">The persistent presence of species typical of acidic, wet and nutrient-poor soils (e.g., </w:t>
      </w:r>
      <w:r w:rsidRPr="00A13A6C">
        <w:rPr>
          <w:rFonts w:ascii="Times New Roman" w:hAnsi="Times New Roman" w:cs="Times New Roman"/>
          <w:i/>
          <w:iCs/>
        </w:rPr>
        <w:t>Juncus squarrosus</w:t>
      </w:r>
      <w:r w:rsidRPr="00A13A6C">
        <w:rPr>
          <w:rFonts w:ascii="Times New Roman" w:hAnsi="Times New Roman" w:cs="Times New Roman"/>
        </w:rPr>
        <w:t xml:space="preserve">), together with a diverse assemblage of terrestrial herbaceous taxa (e.g., </w:t>
      </w:r>
      <w:r w:rsidRPr="00A13A6C">
        <w:rPr>
          <w:rFonts w:ascii="Times New Roman" w:hAnsi="Times New Roman" w:cs="Times New Roman"/>
          <w:i/>
          <w:iCs/>
        </w:rPr>
        <w:t>Tephroseris</w:t>
      </w:r>
      <w:r w:rsidRPr="00A13A6C">
        <w:rPr>
          <w:rFonts w:ascii="Times New Roman" w:hAnsi="Times New Roman" w:cs="Times New Roman"/>
        </w:rPr>
        <w:t xml:space="preserve">, </w:t>
      </w:r>
      <w:r w:rsidRPr="00A13A6C">
        <w:rPr>
          <w:rFonts w:ascii="Times New Roman" w:hAnsi="Times New Roman" w:cs="Times New Roman"/>
          <w:i/>
          <w:iCs/>
        </w:rPr>
        <w:t>Potentilla</w:t>
      </w:r>
      <w:r w:rsidRPr="00A13A6C">
        <w:rPr>
          <w:rFonts w:ascii="Times New Roman" w:hAnsi="Times New Roman" w:cs="Times New Roman"/>
        </w:rPr>
        <w:t xml:space="preserve">, </w:t>
      </w:r>
      <w:r w:rsidRPr="00A13A6C">
        <w:rPr>
          <w:rFonts w:ascii="Times New Roman" w:hAnsi="Times New Roman" w:cs="Times New Roman"/>
          <w:i/>
          <w:iCs/>
        </w:rPr>
        <w:t>Trifolium</w:t>
      </w:r>
      <w:r w:rsidRPr="00A13A6C">
        <w:rPr>
          <w:rFonts w:ascii="Times New Roman" w:hAnsi="Times New Roman" w:cs="Times New Roman"/>
        </w:rPr>
        <w:t xml:space="preserve">, </w:t>
      </w:r>
      <w:r w:rsidRPr="00A13A6C">
        <w:rPr>
          <w:rFonts w:ascii="Times New Roman" w:hAnsi="Times New Roman" w:cs="Times New Roman"/>
          <w:i/>
          <w:iCs/>
        </w:rPr>
        <w:t>Caltha</w:t>
      </w:r>
      <w:r w:rsidRPr="00A13A6C">
        <w:rPr>
          <w:rFonts w:ascii="Times New Roman" w:hAnsi="Times New Roman" w:cs="Times New Roman"/>
        </w:rPr>
        <w:t xml:space="preserve">), is consistent with pollen evidence for open areas within the landscape, suggesting a mosaic of local wetland and open herbaceous communities. Likewise, the gradual, albeit sporadic, appearance of shrub and temperate tree taxa during the Holocene aligns </w:t>
      </w:r>
      <w:r w:rsidRPr="00A13A6C">
        <w:rPr>
          <w:rFonts w:ascii="Times New Roman" w:hAnsi="Times New Roman" w:cs="Times New Roman"/>
        </w:rPr>
        <w:lastRenderedPageBreak/>
        <w:t xml:space="preserve">with a trend toward more forested conditions reflected in the pollen record. Nevertheless, low read counts and the limited detection of most species across PCR replicates suggest </w:t>
      </w:r>
      <w:r w:rsidR="00016104" w:rsidRPr="00A13A6C">
        <w:rPr>
          <w:rFonts w:ascii="Times New Roman" w:hAnsi="Times New Roman" w:cs="Times New Roman"/>
        </w:rPr>
        <w:t>low</w:t>
      </w:r>
      <w:r w:rsidRPr="00A13A6C">
        <w:rPr>
          <w:rFonts w:ascii="Times New Roman" w:hAnsi="Times New Roman" w:cs="Times New Roman"/>
        </w:rPr>
        <w:t xml:space="preserve"> DNA preservation.</w:t>
      </w:r>
    </w:p>
    <w:p w14:paraId="6FED222D" w14:textId="56D0F3F7" w:rsidR="002373AB" w:rsidRPr="00A13A6C" w:rsidRDefault="002373AB" w:rsidP="00BA38A3">
      <w:pPr>
        <w:spacing w:before="120" w:after="120" w:line="360" w:lineRule="auto"/>
        <w:rPr>
          <w:rFonts w:ascii="Times New Roman" w:hAnsi="Times New Roman" w:cs="Times New Roman"/>
          <w:b/>
          <w:bCs/>
        </w:rPr>
        <w:sectPr w:rsidR="002373AB" w:rsidRPr="00A13A6C" w:rsidSect="00B22D02">
          <w:headerReference w:type="default" r:id="rId20"/>
          <w:pgSz w:w="11906" w:h="16838"/>
          <w:pgMar w:top="1417" w:right="1701" w:bottom="1417" w:left="1701" w:header="708" w:footer="708" w:gutter="0"/>
          <w:lnNumType w:countBy="1" w:restart="continuous"/>
          <w:cols w:space="708"/>
          <w:docGrid w:linePitch="360"/>
        </w:sectPr>
      </w:pPr>
      <w:r w:rsidRPr="00A13A6C">
        <w:rPr>
          <w:rFonts w:ascii="Times New Roman" w:hAnsi="Times New Roman" w:cs="Times New Roman"/>
          <w:b/>
          <w:bCs/>
        </w:rPr>
        <w:br w:type="page"/>
      </w:r>
    </w:p>
    <w:tbl>
      <w:tblPr>
        <w:tblpPr w:leftFromText="180" w:rightFromText="180" w:horzAnchor="margin" w:tblpY="-373"/>
        <w:tblW w:w="5000" w:type="pct"/>
        <w:tblBorders>
          <w:insideH w:val="single" w:sz="4" w:space="0" w:color="auto"/>
        </w:tblBorders>
        <w:tblLook w:val="04A0" w:firstRow="1" w:lastRow="0" w:firstColumn="1" w:lastColumn="0" w:noHBand="0" w:noVBand="1"/>
      </w:tblPr>
      <w:tblGrid>
        <w:gridCol w:w="1342"/>
        <w:gridCol w:w="993"/>
        <w:gridCol w:w="809"/>
        <w:gridCol w:w="1956"/>
        <w:gridCol w:w="585"/>
        <w:gridCol w:w="551"/>
        <w:gridCol w:w="523"/>
        <w:gridCol w:w="551"/>
        <w:gridCol w:w="585"/>
        <w:gridCol w:w="551"/>
        <w:gridCol w:w="585"/>
        <w:gridCol w:w="551"/>
        <w:gridCol w:w="585"/>
        <w:gridCol w:w="551"/>
        <w:gridCol w:w="585"/>
        <w:gridCol w:w="551"/>
        <w:gridCol w:w="523"/>
        <w:gridCol w:w="551"/>
        <w:gridCol w:w="523"/>
        <w:gridCol w:w="551"/>
      </w:tblGrid>
      <w:tr w:rsidR="00232EE5" w:rsidRPr="00A13A6C" w14:paraId="352B5B0D" w14:textId="77777777" w:rsidTr="009F15AA">
        <w:trPr>
          <w:trHeight w:val="288"/>
        </w:trPr>
        <w:tc>
          <w:tcPr>
            <w:tcW w:w="479" w:type="pct"/>
            <w:vMerge w:val="restart"/>
            <w:noWrap/>
            <w:vAlign w:val="bottom"/>
            <w:hideMark/>
          </w:tcPr>
          <w:p w14:paraId="7ED86FAC" w14:textId="59811E66" w:rsidR="00232EE5" w:rsidRPr="00A13A6C" w:rsidRDefault="009F15AA" w:rsidP="009F15AA">
            <w:pPr>
              <w:spacing w:after="0" w:line="240" w:lineRule="auto"/>
              <w:jc w:val="center"/>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lastRenderedPageBreak/>
              <w:t>T</w:t>
            </w:r>
            <w:r w:rsidR="00232EE5" w:rsidRPr="00A13A6C">
              <w:rPr>
                <w:rFonts w:ascii="Times New Roman" w:eastAsia="Times New Roman" w:hAnsi="Times New Roman" w:cs="Times New Roman"/>
                <w:color w:val="000000"/>
                <w:sz w:val="16"/>
                <w:szCs w:val="16"/>
                <w:lang w:eastAsia="en-GB"/>
              </w:rPr>
              <w:t>ype</w:t>
            </w:r>
          </w:p>
        </w:tc>
        <w:tc>
          <w:tcPr>
            <w:tcW w:w="355" w:type="pct"/>
            <w:vMerge w:val="restart"/>
            <w:noWrap/>
            <w:vAlign w:val="bottom"/>
            <w:hideMark/>
          </w:tcPr>
          <w:p w14:paraId="50411065" w14:textId="77777777" w:rsidR="00232EE5" w:rsidRPr="00A13A6C" w:rsidRDefault="00232EE5" w:rsidP="009F15AA">
            <w:pPr>
              <w:spacing w:after="0" w:line="240" w:lineRule="auto"/>
              <w:jc w:val="center"/>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Family</w:t>
            </w:r>
          </w:p>
        </w:tc>
        <w:tc>
          <w:tcPr>
            <w:tcW w:w="289" w:type="pct"/>
            <w:vMerge w:val="restart"/>
            <w:noWrap/>
            <w:vAlign w:val="bottom"/>
            <w:hideMark/>
          </w:tcPr>
          <w:p w14:paraId="6B1ED6B8" w14:textId="77777777" w:rsidR="00232EE5" w:rsidRPr="00A13A6C" w:rsidRDefault="00232EE5" w:rsidP="009F15AA">
            <w:pPr>
              <w:spacing w:after="0" w:line="240" w:lineRule="auto"/>
              <w:jc w:val="center"/>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Genus</w:t>
            </w:r>
          </w:p>
        </w:tc>
        <w:tc>
          <w:tcPr>
            <w:tcW w:w="698" w:type="pct"/>
            <w:noWrap/>
            <w:vAlign w:val="bottom"/>
            <w:hideMark/>
          </w:tcPr>
          <w:p w14:paraId="19203D7E"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Depth</w:t>
            </w:r>
          </w:p>
        </w:tc>
        <w:tc>
          <w:tcPr>
            <w:tcW w:w="406" w:type="pct"/>
            <w:gridSpan w:val="2"/>
            <w:noWrap/>
            <w:vAlign w:val="bottom"/>
            <w:hideMark/>
          </w:tcPr>
          <w:p w14:paraId="04E3CCF0" w14:textId="77777777" w:rsidR="00232EE5" w:rsidRPr="00A13A6C" w:rsidRDefault="00232EE5" w:rsidP="009F15AA">
            <w:pPr>
              <w:spacing w:after="0" w:line="240" w:lineRule="auto"/>
              <w:jc w:val="center"/>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218</w:t>
            </w:r>
          </w:p>
        </w:tc>
        <w:tc>
          <w:tcPr>
            <w:tcW w:w="384" w:type="pct"/>
            <w:gridSpan w:val="2"/>
            <w:noWrap/>
            <w:vAlign w:val="bottom"/>
            <w:hideMark/>
          </w:tcPr>
          <w:p w14:paraId="3239D593" w14:textId="77777777" w:rsidR="00232EE5" w:rsidRPr="00A13A6C" w:rsidRDefault="00232EE5" w:rsidP="009F15AA">
            <w:pPr>
              <w:spacing w:after="0" w:line="240" w:lineRule="auto"/>
              <w:jc w:val="center"/>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212</w:t>
            </w:r>
          </w:p>
        </w:tc>
        <w:tc>
          <w:tcPr>
            <w:tcW w:w="406" w:type="pct"/>
            <w:gridSpan w:val="2"/>
            <w:noWrap/>
            <w:vAlign w:val="bottom"/>
            <w:hideMark/>
          </w:tcPr>
          <w:p w14:paraId="6FC33FB1" w14:textId="77777777" w:rsidR="00232EE5" w:rsidRPr="00A13A6C" w:rsidRDefault="00232EE5" w:rsidP="009F15AA">
            <w:pPr>
              <w:spacing w:after="0" w:line="240" w:lineRule="auto"/>
              <w:jc w:val="center"/>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205</w:t>
            </w:r>
          </w:p>
        </w:tc>
        <w:tc>
          <w:tcPr>
            <w:tcW w:w="406" w:type="pct"/>
            <w:gridSpan w:val="2"/>
            <w:noWrap/>
            <w:vAlign w:val="bottom"/>
            <w:hideMark/>
          </w:tcPr>
          <w:p w14:paraId="306F5A98" w14:textId="77777777" w:rsidR="00232EE5" w:rsidRPr="00A13A6C" w:rsidRDefault="00232EE5" w:rsidP="009F15AA">
            <w:pPr>
              <w:spacing w:after="0" w:line="240" w:lineRule="auto"/>
              <w:jc w:val="center"/>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198</w:t>
            </w:r>
          </w:p>
        </w:tc>
        <w:tc>
          <w:tcPr>
            <w:tcW w:w="406" w:type="pct"/>
            <w:gridSpan w:val="2"/>
            <w:noWrap/>
            <w:vAlign w:val="bottom"/>
            <w:hideMark/>
          </w:tcPr>
          <w:p w14:paraId="3AF34546" w14:textId="77777777" w:rsidR="00232EE5" w:rsidRPr="00A13A6C" w:rsidRDefault="00232EE5" w:rsidP="009F15AA">
            <w:pPr>
              <w:spacing w:after="0" w:line="240" w:lineRule="auto"/>
              <w:jc w:val="center"/>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196</w:t>
            </w:r>
          </w:p>
        </w:tc>
        <w:tc>
          <w:tcPr>
            <w:tcW w:w="406" w:type="pct"/>
            <w:gridSpan w:val="2"/>
            <w:noWrap/>
            <w:vAlign w:val="bottom"/>
            <w:hideMark/>
          </w:tcPr>
          <w:p w14:paraId="21B54FEB" w14:textId="77777777" w:rsidR="00232EE5" w:rsidRPr="00A13A6C" w:rsidRDefault="00232EE5" w:rsidP="009F15AA">
            <w:pPr>
              <w:spacing w:after="0" w:line="240" w:lineRule="auto"/>
              <w:jc w:val="center"/>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192</w:t>
            </w:r>
          </w:p>
        </w:tc>
        <w:tc>
          <w:tcPr>
            <w:tcW w:w="384" w:type="pct"/>
            <w:gridSpan w:val="2"/>
            <w:noWrap/>
            <w:vAlign w:val="bottom"/>
            <w:hideMark/>
          </w:tcPr>
          <w:p w14:paraId="43C7BAC5" w14:textId="77777777" w:rsidR="00232EE5" w:rsidRPr="00A13A6C" w:rsidRDefault="00232EE5" w:rsidP="009F15AA">
            <w:pPr>
              <w:spacing w:after="0" w:line="240" w:lineRule="auto"/>
              <w:jc w:val="center"/>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188</w:t>
            </w:r>
          </w:p>
        </w:tc>
        <w:tc>
          <w:tcPr>
            <w:tcW w:w="384" w:type="pct"/>
            <w:gridSpan w:val="2"/>
            <w:noWrap/>
            <w:vAlign w:val="bottom"/>
            <w:hideMark/>
          </w:tcPr>
          <w:p w14:paraId="6054ED95" w14:textId="77777777" w:rsidR="00232EE5" w:rsidRPr="00A13A6C" w:rsidRDefault="00232EE5" w:rsidP="009F15AA">
            <w:pPr>
              <w:spacing w:after="0" w:line="240" w:lineRule="auto"/>
              <w:jc w:val="center"/>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182</w:t>
            </w:r>
          </w:p>
        </w:tc>
      </w:tr>
      <w:tr w:rsidR="00232EE5" w:rsidRPr="00A13A6C" w14:paraId="5E060D8D" w14:textId="77777777" w:rsidTr="009F15AA">
        <w:trPr>
          <w:trHeight w:val="288"/>
        </w:trPr>
        <w:tc>
          <w:tcPr>
            <w:tcW w:w="479" w:type="pct"/>
            <w:vMerge/>
            <w:vAlign w:val="center"/>
            <w:hideMark/>
          </w:tcPr>
          <w:p w14:paraId="5B50C71B"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355" w:type="pct"/>
            <w:vMerge/>
            <w:vAlign w:val="center"/>
            <w:hideMark/>
          </w:tcPr>
          <w:p w14:paraId="44F3384A"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289" w:type="pct"/>
            <w:vMerge/>
            <w:vAlign w:val="center"/>
            <w:hideMark/>
          </w:tcPr>
          <w:p w14:paraId="41C354C9"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698" w:type="pct"/>
            <w:noWrap/>
            <w:vAlign w:val="bottom"/>
            <w:hideMark/>
          </w:tcPr>
          <w:p w14:paraId="7D987E0E"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Age (CI)</w:t>
            </w:r>
          </w:p>
        </w:tc>
        <w:tc>
          <w:tcPr>
            <w:tcW w:w="406" w:type="pct"/>
            <w:gridSpan w:val="2"/>
            <w:noWrap/>
            <w:vAlign w:val="bottom"/>
            <w:hideMark/>
          </w:tcPr>
          <w:p w14:paraId="5E28D386" w14:textId="77777777" w:rsidR="00232EE5" w:rsidRPr="00A13A6C" w:rsidRDefault="00232EE5" w:rsidP="009F15AA">
            <w:pPr>
              <w:spacing w:after="0" w:line="240" w:lineRule="auto"/>
              <w:jc w:val="center"/>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21,000-20,223</w:t>
            </w:r>
          </w:p>
        </w:tc>
        <w:tc>
          <w:tcPr>
            <w:tcW w:w="384" w:type="pct"/>
            <w:gridSpan w:val="2"/>
            <w:noWrap/>
            <w:vAlign w:val="bottom"/>
            <w:hideMark/>
          </w:tcPr>
          <w:p w14:paraId="5F47A002" w14:textId="77777777" w:rsidR="00232EE5" w:rsidRPr="00A13A6C" w:rsidRDefault="00232EE5" w:rsidP="009F15AA">
            <w:pPr>
              <w:spacing w:after="0" w:line="240" w:lineRule="auto"/>
              <w:jc w:val="center"/>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19,730-13,748</w:t>
            </w:r>
          </w:p>
        </w:tc>
        <w:tc>
          <w:tcPr>
            <w:tcW w:w="406" w:type="pct"/>
            <w:gridSpan w:val="2"/>
            <w:noWrap/>
            <w:vAlign w:val="bottom"/>
            <w:hideMark/>
          </w:tcPr>
          <w:p w14:paraId="59D24EE2" w14:textId="77777777" w:rsidR="00232EE5" w:rsidRPr="00A13A6C" w:rsidRDefault="00232EE5" w:rsidP="009F15AA">
            <w:pPr>
              <w:spacing w:after="0" w:line="240" w:lineRule="auto"/>
              <w:jc w:val="center"/>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13,368-12,565</w:t>
            </w:r>
          </w:p>
        </w:tc>
        <w:tc>
          <w:tcPr>
            <w:tcW w:w="406" w:type="pct"/>
            <w:gridSpan w:val="2"/>
            <w:noWrap/>
            <w:vAlign w:val="bottom"/>
            <w:hideMark/>
          </w:tcPr>
          <w:p w14:paraId="74290BFD" w14:textId="77777777" w:rsidR="00232EE5" w:rsidRPr="00A13A6C" w:rsidRDefault="00232EE5" w:rsidP="009F15AA">
            <w:pPr>
              <w:spacing w:after="0" w:line="240" w:lineRule="auto"/>
              <w:jc w:val="center"/>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12,071-11,262</w:t>
            </w:r>
          </w:p>
        </w:tc>
        <w:tc>
          <w:tcPr>
            <w:tcW w:w="406" w:type="pct"/>
            <w:gridSpan w:val="2"/>
            <w:noWrap/>
            <w:vAlign w:val="bottom"/>
            <w:hideMark/>
          </w:tcPr>
          <w:p w14:paraId="65BDEB95" w14:textId="77777777" w:rsidR="00232EE5" w:rsidRPr="00A13A6C" w:rsidRDefault="00232EE5" w:rsidP="009F15AA">
            <w:pPr>
              <w:spacing w:after="0" w:line="240" w:lineRule="auto"/>
              <w:jc w:val="center"/>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11,840-11,045</w:t>
            </w:r>
          </w:p>
        </w:tc>
        <w:tc>
          <w:tcPr>
            <w:tcW w:w="406" w:type="pct"/>
            <w:gridSpan w:val="2"/>
            <w:noWrap/>
            <w:vAlign w:val="bottom"/>
            <w:hideMark/>
          </w:tcPr>
          <w:p w14:paraId="4203AAF0" w14:textId="77777777" w:rsidR="00232EE5" w:rsidRPr="00A13A6C" w:rsidRDefault="00232EE5" w:rsidP="009F15AA">
            <w:pPr>
              <w:spacing w:after="0" w:line="240" w:lineRule="auto"/>
              <w:jc w:val="center"/>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11,600-10697</w:t>
            </w:r>
          </w:p>
        </w:tc>
        <w:tc>
          <w:tcPr>
            <w:tcW w:w="384" w:type="pct"/>
            <w:gridSpan w:val="2"/>
            <w:noWrap/>
            <w:vAlign w:val="bottom"/>
            <w:hideMark/>
          </w:tcPr>
          <w:p w14:paraId="21C1A40A" w14:textId="77777777" w:rsidR="00232EE5" w:rsidRPr="00A13A6C" w:rsidRDefault="00232EE5" w:rsidP="009F15AA">
            <w:pPr>
              <w:spacing w:after="0" w:line="240" w:lineRule="auto"/>
              <w:jc w:val="center"/>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11,352-10,564</w:t>
            </w:r>
          </w:p>
        </w:tc>
        <w:tc>
          <w:tcPr>
            <w:tcW w:w="384" w:type="pct"/>
            <w:gridSpan w:val="2"/>
            <w:noWrap/>
            <w:vAlign w:val="bottom"/>
            <w:hideMark/>
          </w:tcPr>
          <w:p w14:paraId="1CBEC7DC" w14:textId="77777777" w:rsidR="00232EE5" w:rsidRPr="00A13A6C" w:rsidRDefault="00232EE5" w:rsidP="009F15AA">
            <w:pPr>
              <w:spacing w:after="0" w:line="240" w:lineRule="auto"/>
              <w:jc w:val="center"/>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10,346-10,513</w:t>
            </w:r>
          </w:p>
        </w:tc>
      </w:tr>
      <w:tr w:rsidR="00232EE5" w:rsidRPr="00A13A6C" w14:paraId="72CC1FF1" w14:textId="77777777" w:rsidTr="009F15AA">
        <w:trPr>
          <w:trHeight w:val="288"/>
        </w:trPr>
        <w:tc>
          <w:tcPr>
            <w:tcW w:w="479" w:type="pct"/>
            <w:vMerge/>
            <w:vAlign w:val="center"/>
            <w:hideMark/>
          </w:tcPr>
          <w:p w14:paraId="2942B0C4"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355" w:type="pct"/>
            <w:vMerge/>
            <w:vAlign w:val="center"/>
            <w:hideMark/>
          </w:tcPr>
          <w:p w14:paraId="7E84212C"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289" w:type="pct"/>
            <w:vMerge/>
            <w:vAlign w:val="center"/>
            <w:hideMark/>
          </w:tcPr>
          <w:p w14:paraId="2DF98A40"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698" w:type="pct"/>
            <w:noWrap/>
            <w:vAlign w:val="bottom"/>
            <w:hideMark/>
          </w:tcPr>
          <w:p w14:paraId="59397711"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Species</w:t>
            </w:r>
          </w:p>
        </w:tc>
        <w:tc>
          <w:tcPr>
            <w:tcW w:w="209" w:type="pct"/>
            <w:noWrap/>
            <w:vAlign w:val="bottom"/>
            <w:hideMark/>
          </w:tcPr>
          <w:p w14:paraId="0C999B66"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Reads</w:t>
            </w:r>
          </w:p>
        </w:tc>
        <w:tc>
          <w:tcPr>
            <w:tcW w:w="197" w:type="pct"/>
            <w:noWrap/>
            <w:vAlign w:val="bottom"/>
            <w:hideMark/>
          </w:tcPr>
          <w:p w14:paraId="7BEB51D2"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%PCR</w:t>
            </w:r>
          </w:p>
        </w:tc>
        <w:tc>
          <w:tcPr>
            <w:tcW w:w="187" w:type="pct"/>
            <w:noWrap/>
            <w:vAlign w:val="bottom"/>
            <w:hideMark/>
          </w:tcPr>
          <w:p w14:paraId="0DAEE738"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Reads</w:t>
            </w:r>
          </w:p>
        </w:tc>
        <w:tc>
          <w:tcPr>
            <w:tcW w:w="197" w:type="pct"/>
            <w:noWrap/>
            <w:vAlign w:val="bottom"/>
            <w:hideMark/>
          </w:tcPr>
          <w:p w14:paraId="09E901A0"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%PCR</w:t>
            </w:r>
          </w:p>
        </w:tc>
        <w:tc>
          <w:tcPr>
            <w:tcW w:w="209" w:type="pct"/>
            <w:noWrap/>
            <w:vAlign w:val="bottom"/>
            <w:hideMark/>
          </w:tcPr>
          <w:p w14:paraId="4AF00608"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Reads</w:t>
            </w:r>
          </w:p>
        </w:tc>
        <w:tc>
          <w:tcPr>
            <w:tcW w:w="197" w:type="pct"/>
            <w:noWrap/>
            <w:vAlign w:val="bottom"/>
            <w:hideMark/>
          </w:tcPr>
          <w:p w14:paraId="75242F81"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%PCR</w:t>
            </w:r>
          </w:p>
        </w:tc>
        <w:tc>
          <w:tcPr>
            <w:tcW w:w="209" w:type="pct"/>
            <w:noWrap/>
            <w:vAlign w:val="bottom"/>
            <w:hideMark/>
          </w:tcPr>
          <w:p w14:paraId="083F5676"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Reads</w:t>
            </w:r>
          </w:p>
        </w:tc>
        <w:tc>
          <w:tcPr>
            <w:tcW w:w="197" w:type="pct"/>
            <w:noWrap/>
            <w:vAlign w:val="bottom"/>
            <w:hideMark/>
          </w:tcPr>
          <w:p w14:paraId="00E4A43E"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%PCR</w:t>
            </w:r>
          </w:p>
        </w:tc>
        <w:tc>
          <w:tcPr>
            <w:tcW w:w="209" w:type="pct"/>
            <w:noWrap/>
            <w:vAlign w:val="bottom"/>
            <w:hideMark/>
          </w:tcPr>
          <w:p w14:paraId="5E7D9AEA"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Reads</w:t>
            </w:r>
          </w:p>
        </w:tc>
        <w:tc>
          <w:tcPr>
            <w:tcW w:w="197" w:type="pct"/>
            <w:noWrap/>
            <w:vAlign w:val="bottom"/>
            <w:hideMark/>
          </w:tcPr>
          <w:p w14:paraId="13ACEC49"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%PCR</w:t>
            </w:r>
          </w:p>
        </w:tc>
        <w:tc>
          <w:tcPr>
            <w:tcW w:w="209" w:type="pct"/>
            <w:noWrap/>
            <w:vAlign w:val="bottom"/>
            <w:hideMark/>
          </w:tcPr>
          <w:p w14:paraId="6BF17353"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Reads</w:t>
            </w:r>
          </w:p>
        </w:tc>
        <w:tc>
          <w:tcPr>
            <w:tcW w:w="197" w:type="pct"/>
            <w:noWrap/>
            <w:vAlign w:val="bottom"/>
            <w:hideMark/>
          </w:tcPr>
          <w:p w14:paraId="28E229F2"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%PCR</w:t>
            </w:r>
          </w:p>
        </w:tc>
        <w:tc>
          <w:tcPr>
            <w:tcW w:w="187" w:type="pct"/>
            <w:noWrap/>
            <w:vAlign w:val="bottom"/>
            <w:hideMark/>
          </w:tcPr>
          <w:p w14:paraId="076FE6E2"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Reads</w:t>
            </w:r>
          </w:p>
        </w:tc>
        <w:tc>
          <w:tcPr>
            <w:tcW w:w="197" w:type="pct"/>
            <w:noWrap/>
            <w:vAlign w:val="bottom"/>
            <w:hideMark/>
          </w:tcPr>
          <w:p w14:paraId="6AF927E4"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%PCR</w:t>
            </w:r>
          </w:p>
        </w:tc>
        <w:tc>
          <w:tcPr>
            <w:tcW w:w="187" w:type="pct"/>
            <w:noWrap/>
            <w:vAlign w:val="bottom"/>
            <w:hideMark/>
          </w:tcPr>
          <w:p w14:paraId="737C5414"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Reads</w:t>
            </w:r>
          </w:p>
        </w:tc>
        <w:tc>
          <w:tcPr>
            <w:tcW w:w="197" w:type="pct"/>
            <w:noWrap/>
            <w:vAlign w:val="bottom"/>
            <w:hideMark/>
          </w:tcPr>
          <w:p w14:paraId="03B28605"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%PCR</w:t>
            </w:r>
          </w:p>
        </w:tc>
      </w:tr>
      <w:tr w:rsidR="00232EE5" w:rsidRPr="00A13A6C" w14:paraId="72AB9455" w14:textId="77777777" w:rsidTr="009F15AA">
        <w:trPr>
          <w:trHeight w:val="288"/>
        </w:trPr>
        <w:tc>
          <w:tcPr>
            <w:tcW w:w="479" w:type="pct"/>
            <w:vMerge w:val="restart"/>
            <w:noWrap/>
            <w:vAlign w:val="bottom"/>
            <w:hideMark/>
          </w:tcPr>
          <w:p w14:paraId="1BF24E40" w14:textId="77777777" w:rsidR="00232EE5" w:rsidRPr="00A13A6C" w:rsidRDefault="00232EE5" w:rsidP="009F15AA">
            <w:pPr>
              <w:spacing w:after="0" w:line="240" w:lineRule="auto"/>
              <w:jc w:val="center"/>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Wetlands/macrophytes</w:t>
            </w:r>
          </w:p>
        </w:tc>
        <w:tc>
          <w:tcPr>
            <w:tcW w:w="355" w:type="pct"/>
            <w:vMerge w:val="restart"/>
            <w:noWrap/>
            <w:vAlign w:val="bottom"/>
            <w:hideMark/>
          </w:tcPr>
          <w:p w14:paraId="39B09DBB" w14:textId="77777777" w:rsidR="00232EE5" w:rsidRPr="00A13A6C" w:rsidRDefault="00232EE5" w:rsidP="009F15AA">
            <w:pPr>
              <w:spacing w:after="0" w:line="240" w:lineRule="auto"/>
              <w:jc w:val="center"/>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Juncaceae</w:t>
            </w:r>
          </w:p>
        </w:tc>
        <w:tc>
          <w:tcPr>
            <w:tcW w:w="289" w:type="pct"/>
            <w:vMerge w:val="restart"/>
            <w:noWrap/>
            <w:vAlign w:val="bottom"/>
            <w:hideMark/>
          </w:tcPr>
          <w:p w14:paraId="479FD66A" w14:textId="77777777" w:rsidR="00232EE5" w:rsidRPr="00A13A6C" w:rsidRDefault="00232EE5" w:rsidP="009F15AA">
            <w:pPr>
              <w:spacing w:after="0" w:line="240" w:lineRule="auto"/>
              <w:jc w:val="center"/>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Juncus</w:t>
            </w:r>
          </w:p>
        </w:tc>
        <w:tc>
          <w:tcPr>
            <w:tcW w:w="698" w:type="pct"/>
            <w:noWrap/>
            <w:vAlign w:val="bottom"/>
            <w:hideMark/>
          </w:tcPr>
          <w:p w14:paraId="59F18549"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Juncus squarrosus</w:t>
            </w:r>
          </w:p>
        </w:tc>
        <w:tc>
          <w:tcPr>
            <w:tcW w:w="209" w:type="pct"/>
            <w:noWrap/>
            <w:vAlign w:val="bottom"/>
            <w:hideMark/>
          </w:tcPr>
          <w:p w14:paraId="21932720"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370367</w:t>
            </w:r>
          </w:p>
        </w:tc>
        <w:tc>
          <w:tcPr>
            <w:tcW w:w="197" w:type="pct"/>
            <w:noWrap/>
            <w:vAlign w:val="bottom"/>
            <w:hideMark/>
          </w:tcPr>
          <w:p w14:paraId="2550B5CB"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100</w:t>
            </w:r>
          </w:p>
        </w:tc>
        <w:tc>
          <w:tcPr>
            <w:tcW w:w="187" w:type="pct"/>
            <w:noWrap/>
            <w:vAlign w:val="bottom"/>
            <w:hideMark/>
          </w:tcPr>
          <w:p w14:paraId="245AE4F2"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49058</w:t>
            </w:r>
          </w:p>
        </w:tc>
        <w:tc>
          <w:tcPr>
            <w:tcW w:w="197" w:type="pct"/>
            <w:noWrap/>
            <w:vAlign w:val="bottom"/>
            <w:hideMark/>
          </w:tcPr>
          <w:p w14:paraId="4E0DD43B"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100</w:t>
            </w:r>
          </w:p>
        </w:tc>
        <w:tc>
          <w:tcPr>
            <w:tcW w:w="209" w:type="pct"/>
            <w:noWrap/>
            <w:vAlign w:val="bottom"/>
            <w:hideMark/>
          </w:tcPr>
          <w:p w14:paraId="0393BDBE"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158037</w:t>
            </w:r>
          </w:p>
        </w:tc>
        <w:tc>
          <w:tcPr>
            <w:tcW w:w="197" w:type="pct"/>
            <w:noWrap/>
            <w:vAlign w:val="bottom"/>
            <w:hideMark/>
          </w:tcPr>
          <w:p w14:paraId="55E2E17D"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100</w:t>
            </w:r>
          </w:p>
        </w:tc>
        <w:tc>
          <w:tcPr>
            <w:tcW w:w="209" w:type="pct"/>
            <w:noWrap/>
            <w:vAlign w:val="bottom"/>
            <w:hideMark/>
          </w:tcPr>
          <w:p w14:paraId="7BF14C7A"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153463</w:t>
            </w:r>
          </w:p>
        </w:tc>
        <w:tc>
          <w:tcPr>
            <w:tcW w:w="197" w:type="pct"/>
            <w:noWrap/>
            <w:vAlign w:val="bottom"/>
            <w:hideMark/>
          </w:tcPr>
          <w:p w14:paraId="730FDCE1"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100</w:t>
            </w:r>
          </w:p>
        </w:tc>
        <w:tc>
          <w:tcPr>
            <w:tcW w:w="209" w:type="pct"/>
            <w:noWrap/>
            <w:vAlign w:val="bottom"/>
            <w:hideMark/>
          </w:tcPr>
          <w:p w14:paraId="4299879E"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149218</w:t>
            </w:r>
          </w:p>
        </w:tc>
        <w:tc>
          <w:tcPr>
            <w:tcW w:w="197" w:type="pct"/>
            <w:noWrap/>
            <w:vAlign w:val="bottom"/>
            <w:hideMark/>
          </w:tcPr>
          <w:p w14:paraId="16F49730"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100</w:t>
            </w:r>
          </w:p>
        </w:tc>
        <w:tc>
          <w:tcPr>
            <w:tcW w:w="209" w:type="pct"/>
            <w:noWrap/>
            <w:vAlign w:val="bottom"/>
            <w:hideMark/>
          </w:tcPr>
          <w:p w14:paraId="4058B74C"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691314</w:t>
            </w:r>
          </w:p>
        </w:tc>
        <w:tc>
          <w:tcPr>
            <w:tcW w:w="197" w:type="pct"/>
            <w:noWrap/>
            <w:vAlign w:val="bottom"/>
            <w:hideMark/>
          </w:tcPr>
          <w:p w14:paraId="267CB48E"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100</w:t>
            </w:r>
          </w:p>
        </w:tc>
        <w:tc>
          <w:tcPr>
            <w:tcW w:w="187" w:type="pct"/>
            <w:noWrap/>
            <w:vAlign w:val="bottom"/>
            <w:hideMark/>
          </w:tcPr>
          <w:p w14:paraId="19276C2D"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99819</w:t>
            </w:r>
          </w:p>
        </w:tc>
        <w:tc>
          <w:tcPr>
            <w:tcW w:w="197" w:type="pct"/>
            <w:noWrap/>
            <w:vAlign w:val="bottom"/>
            <w:hideMark/>
          </w:tcPr>
          <w:p w14:paraId="186DC3DB"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100</w:t>
            </w:r>
          </w:p>
        </w:tc>
        <w:tc>
          <w:tcPr>
            <w:tcW w:w="187" w:type="pct"/>
            <w:noWrap/>
            <w:vAlign w:val="bottom"/>
            <w:hideMark/>
          </w:tcPr>
          <w:p w14:paraId="45FF634D"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21596</w:t>
            </w:r>
          </w:p>
        </w:tc>
        <w:tc>
          <w:tcPr>
            <w:tcW w:w="197" w:type="pct"/>
            <w:noWrap/>
            <w:vAlign w:val="bottom"/>
            <w:hideMark/>
          </w:tcPr>
          <w:p w14:paraId="71916A65"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100</w:t>
            </w:r>
          </w:p>
        </w:tc>
      </w:tr>
      <w:tr w:rsidR="00232EE5" w:rsidRPr="00A13A6C" w14:paraId="64BC84A8" w14:textId="77777777" w:rsidTr="009F15AA">
        <w:trPr>
          <w:trHeight w:val="288"/>
        </w:trPr>
        <w:tc>
          <w:tcPr>
            <w:tcW w:w="479" w:type="pct"/>
            <w:vMerge/>
            <w:vAlign w:val="center"/>
            <w:hideMark/>
          </w:tcPr>
          <w:p w14:paraId="3B667398"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355" w:type="pct"/>
            <w:vMerge/>
            <w:vAlign w:val="center"/>
            <w:hideMark/>
          </w:tcPr>
          <w:p w14:paraId="646D6BA7"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289" w:type="pct"/>
            <w:vMerge/>
            <w:vAlign w:val="center"/>
            <w:hideMark/>
          </w:tcPr>
          <w:p w14:paraId="54C7D2EA"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698" w:type="pct"/>
            <w:noWrap/>
            <w:vAlign w:val="bottom"/>
            <w:hideMark/>
          </w:tcPr>
          <w:p w14:paraId="10F32E68"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Juncus effusus</w:t>
            </w:r>
          </w:p>
        </w:tc>
        <w:tc>
          <w:tcPr>
            <w:tcW w:w="209" w:type="pct"/>
            <w:noWrap/>
            <w:vAlign w:val="bottom"/>
            <w:hideMark/>
          </w:tcPr>
          <w:p w14:paraId="5C4805A0"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10802</w:t>
            </w:r>
          </w:p>
        </w:tc>
        <w:tc>
          <w:tcPr>
            <w:tcW w:w="197" w:type="pct"/>
            <w:noWrap/>
            <w:vAlign w:val="bottom"/>
            <w:hideMark/>
          </w:tcPr>
          <w:p w14:paraId="520CADA8"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37.5</w:t>
            </w:r>
          </w:p>
        </w:tc>
        <w:tc>
          <w:tcPr>
            <w:tcW w:w="187" w:type="pct"/>
            <w:noWrap/>
            <w:vAlign w:val="bottom"/>
            <w:hideMark/>
          </w:tcPr>
          <w:p w14:paraId="4B6EDA66"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425</w:t>
            </w:r>
          </w:p>
        </w:tc>
        <w:tc>
          <w:tcPr>
            <w:tcW w:w="197" w:type="pct"/>
            <w:noWrap/>
            <w:vAlign w:val="bottom"/>
            <w:hideMark/>
          </w:tcPr>
          <w:p w14:paraId="76BD691F"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c>
          <w:tcPr>
            <w:tcW w:w="209" w:type="pct"/>
            <w:noWrap/>
            <w:vAlign w:val="bottom"/>
            <w:hideMark/>
          </w:tcPr>
          <w:p w14:paraId="5B76C3F2"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2206</w:t>
            </w:r>
          </w:p>
        </w:tc>
        <w:tc>
          <w:tcPr>
            <w:tcW w:w="197" w:type="pct"/>
            <w:noWrap/>
            <w:vAlign w:val="bottom"/>
            <w:hideMark/>
          </w:tcPr>
          <w:p w14:paraId="7647F427"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62.5</w:t>
            </w:r>
          </w:p>
        </w:tc>
        <w:tc>
          <w:tcPr>
            <w:tcW w:w="209" w:type="pct"/>
            <w:noWrap/>
            <w:vAlign w:val="bottom"/>
            <w:hideMark/>
          </w:tcPr>
          <w:p w14:paraId="416E62D2"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1298</w:t>
            </w:r>
          </w:p>
        </w:tc>
        <w:tc>
          <w:tcPr>
            <w:tcW w:w="197" w:type="pct"/>
            <w:noWrap/>
            <w:vAlign w:val="bottom"/>
            <w:hideMark/>
          </w:tcPr>
          <w:p w14:paraId="42D1E66F"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25</w:t>
            </w:r>
          </w:p>
        </w:tc>
        <w:tc>
          <w:tcPr>
            <w:tcW w:w="209" w:type="pct"/>
            <w:noWrap/>
            <w:vAlign w:val="bottom"/>
            <w:hideMark/>
          </w:tcPr>
          <w:p w14:paraId="0982097E"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418</w:t>
            </w:r>
          </w:p>
        </w:tc>
        <w:tc>
          <w:tcPr>
            <w:tcW w:w="197" w:type="pct"/>
            <w:noWrap/>
            <w:vAlign w:val="bottom"/>
            <w:hideMark/>
          </w:tcPr>
          <w:p w14:paraId="5CB2E018"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25</w:t>
            </w:r>
          </w:p>
        </w:tc>
        <w:tc>
          <w:tcPr>
            <w:tcW w:w="209" w:type="pct"/>
            <w:noWrap/>
            <w:vAlign w:val="bottom"/>
            <w:hideMark/>
          </w:tcPr>
          <w:p w14:paraId="554BD0D5"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925</w:t>
            </w:r>
          </w:p>
        </w:tc>
        <w:tc>
          <w:tcPr>
            <w:tcW w:w="197" w:type="pct"/>
            <w:noWrap/>
            <w:vAlign w:val="bottom"/>
            <w:hideMark/>
          </w:tcPr>
          <w:p w14:paraId="58976C98"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c>
          <w:tcPr>
            <w:tcW w:w="187" w:type="pct"/>
            <w:noWrap/>
            <w:vAlign w:val="bottom"/>
            <w:hideMark/>
          </w:tcPr>
          <w:p w14:paraId="442DEEAA"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6</w:t>
            </w:r>
          </w:p>
        </w:tc>
        <w:tc>
          <w:tcPr>
            <w:tcW w:w="197" w:type="pct"/>
            <w:noWrap/>
            <w:vAlign w:val="bottom"/>
            <w:hideMark/>
          </w:tcPr>
          <w:p w14:paraId="3129DBBB"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c>
          <w:tcPr>
            <w:tcW w:w="187" w:type="pct"/>
            <w:noWrap/>
            <w:vAlign w:val="bottom"/>
            <w:hideMark/>
          </w:tcPr>
          <w:p w14:paraId="2DDF64F5"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12132</w:t>
            </w:r>
          </w:p>
        </w:tc>
        <w:tc>
          <w:tcPr>
            <w:tcW w:w="197" w:type="pct"/>
            <w:noWrap/>
            <w:vAlign w:val="bottom"/>
            <w:hideMark/>
          </w:tcPr>
          <w:p w14:paraId="6E30E48A"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100</w:t>
            </w:r>
          </w:p>
        </w:tc>
      </w:tr>
      <w:tr w:rsidR="00232EE5" w:rsidRPr="00A13A6C" w14:paraId="49516B4E" w14:textId="77777777" w:rsidTr="009F15AA">
        <w:trPr>
          <w:trHeight w:val="288"/>
        </w:trPr>
        <w:tc>
          <w:tcPr>
            <w:tcW w:w="479" w:type="pct"/>
            <w:vMerge/>
            <w:vAlign w:val="center"/>
            <w:hideMark/>
          </w:tcPr>
          <w:p w14:paraId="2F3A0B0E"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355" w:type="pct"/>
            <w:vMerge w:val="restart"/>
            <w:noWrap/>
            <w:vAlign w:val="bottom"/>
            <w:hideMark/>
          </w:tcPr>
          <w:p w14:paraId="60C6F2BF" w14:textId="77777777" w:rsidR="00232EE5" w:rsidRPr="00A13A6C" w:rsidRDefault="00232EE5" w:rsidP="009F15AA">
            <w:pPr>
              <w:spacing w:after="0" w:line="240" w:lineRule="auto"/>
              <w:jc w:val="center"/>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Cyperaceae</w:t>
            </w:r>
          </w:p>
        </w:tc>
        <w:tc>
          <w:tcPr>
            <w:tcW w:w="289" w:type="pct"/>
            <w:noWrap/>
            <w:vAlign w:val="bottom"/>
            <w:hideMark/>
          </w:tcPr>
          <w:p w14:paraId="4B5B8159"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Eriophorum</w:t>
            </w:r>
          </w:p>
        </w:tc>
        <w:tc>
          <w:tcPr>
            <w:tcW w:w="698" w:type="pct"/>
            <w:noWrap/>
            <w:vAlign w:val="bottom"/>
            <w:hideMark/>
          </w:tcPr>
          <w:p w14:paraId="107E05C2"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Eriophorum vaginatum</w:t>
            </w:r>
          </w:p>
        </w:tc>
        <w:tc>
          <w:tcPr>
            <w:tcW w:w="209" w:type="pct"/>
            <w:noWrap/>
            <w:vAlign w:val="bottom"/>
            <w:hideMark/>
          </w:tcPr>
          <w:p w14:paraId="4DAF8F75"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403</w:t>
            </w:r>
          </w:p>
        </w:tc>
        <w:tc>
          <w:tcPr>
            <w:tcW w:w="197" w:type="pct"/>
            <w:noWrap/>
            <w:vAlign w:val="bottom"/>
            <w:hideMark/>
          </w:tcPr>
          <w:p w14:paraId="631F6D3E"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c>
          <w:tcPr>
            <w:tcW w:w="187" w:type="pct"/>
            <w:noWrap/>
            <w:vAlign w:val="bottom"/>
            <w:hideMark/>
          </w:tcPr>
          <w:p w14:paraId="47AED963"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682</w:t>
            </w:r>
          </w:p>
        </w:tc>
        <w:tc>
          <w:tcPr>
            <w:tcW w:w="197" w:type="pct"/>
            <w:noWrap/>
            <w:vAlign w:val="bottom"/>
            <w:hideMark/>
          </w:tcPr>
          <w:p w14:paraId="19D67A17"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75</w:t>
            </w:r>
          </w:p>
        </w:tc>
        <w:tc>
          <w:tcPr>
            <w:tcW w:w="209" w:type="pct"/>
            <w:noWrap/>
            <w:vAlign w:val="bottom"/>
            <w:hideMark/>
          </w:tcPr>
          <w:p w14:paraId="54169700"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662</w:t>
            </w:r>
          </w:p>
        </w:tc>
        <w:tc>
          <w:tcPr>
            <w:tcW w:w="197" w:type="pct"/>
            <w:noWrap/>
            <w:vAlign w:val="bottom"/>
            <w:hideMark/>
          </w:tcPr>
          <w:p w14:paraId="01ABC241"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75</w:t>
            </w:r>
          </w:p>
        </w:tc>
        <w:tc>
          <w:tcPr>
            <w:tcW w:w="209" w:type="pct"/>
            <w:noWrap/>
            <w:vAlign w:val="bottom"/>
            <w:hideMark/>
          </w:tcPr>
          <w:p w14:paraId="3547F6A1"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464</w:t>
            </w:r>
          </w:p>
        </w:tc>
        <w:tc>
          <w:tcPr>
            <w:tcW w:w="197" w:type="pct"/>
            <w:noWrap/>
            <w:vAlign w:val="bottom"/>
            <w:hideMark/>
          </w:tcPr>
          <w:p w14:paraId="24CD4F1E"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37.5</w:t>
            </w:r>
          </w:p>
        </w:tc>
        <w:tc>
          <w:tcPr>
            <w:tcW w:w="209" w:type="pct"/>
            <w:noWrap/>
            <w:vAlign w:val="bottom"/>
            <w:hideMark/>
          </w:tcPr>
          <w:p w14:paraId="7360E718"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p>
        </w:tc>
        <w:tc>
          <w:tcPr>
            <w:tcW w:w="197" w:type="pct"/>
            <w:noWrap/>
            <w:vAlign w:val="bottom"/>
            <w:hideMark/>
          </w:tcPr>
          <w:p w14:paraId="678E8292"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209" w:type="pct"/>
            <w:noWrap/>
            <w:vAlign w:val="bottom"/>
            <w:hideMark/>
          </w:tcPr>
          <w:p w14:paraId="613408CF"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952</w:t>
            </w:r>
          </w:p>
        </w:tc>
        <w:tc>
          <w:tcPr>
            <w:tcW w:w="197" w:type="pct"/>
            <w:noWrap/>
            <w:vAlign w:val="bottom"/>
            <w:hideMark/>
          </w:tcPr>
          <w:p w14:paraId="2442CB03"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25</w:t>
            </w:r>
          </w:p>
        </w:tc>
        <w:tc>
          <w:tcPr>
            <w:tcW w:w="187" w:type="pct"/>
            <w:noWrap/>
            <w:vAlign w:val="bottom"/>
            <w:hideMark/>
          </w:tcPr>
          <w:p w14:paraId="3172F574"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881</w:t>
            </w:r>
          </w:p>
        </w:tc>
        <w:tc>
          <w:tcPr>
            <w:tcW w:w="197" w:type="pct"/>
            <w:noWrap/>
            <w:vAlign w:val="bottom"/>
            <w:hideMark/>
          </w:tcPr>
          <w:p w14:paraId="223F21EF"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87.5</w:t>
            </w:r>
          </w:p>
        </w:tc>
        <w:tc>
          <w:tcPr>
            <w:tcW w:w="187" w:type="pct"/>
            <w:noWrap/>
            <w:vAlign w:val="bottom"/>
            <w:hideMark/>
          </w:tcPr>
          <w:p w14:paraId="6B05898A"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123</w:t>
            </w:r>
          </w:p>
        </w:tc>
        <w:tc>
          <w:tcPr>
            <w:tcW w:w="197" w:type="pct"/>
            <w:noWrap/>
            <w:vAlign w:val="bottom"/>
            <w:hideMark/>
          </w:tcPr>
          <w:p w14:paraId="4E7A6A6B"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25</w:t>
            </w:r>
          </w:p>
        </w:tc>
      </w:tr>
      <w:tr w:rsidR="00232EE5" w:rsidRPr="00A13A6C" w14:paraId="3BCD44F6" w14:textId="77777777" w:rsidTr="009F15AA">
        <w:trPr>
          <w:trHeight w:val="288"/>
        </w:trPr>
        <w:tc>
          <w:tcPr>
            <w:tcW w:w="479" w:type="pct"/>
            <w:vMerge/>
            <w:vAlign w:val="center"/>
            <w:hideMark/>
          </w:tcPr>
          <w:p w14:paraId="538E6068"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355" w:type="pct"/>
            <w:vMerge/>
            <w:vAlign w:val="center"/>
            <w:hideMark/>
          </w:tcPr>
          <w:p w14:paraId="18156427"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289" w:type="pct"/>
            <w:vMerge w:val="restart"/>
            <w:noWrap/>
            <w:vAlign w:val="bottom"/>
            <w:hideMark/>
          </w:tcPr>
          <w:p w14:paraId="07AFF501" w14:textId="77777777" w:rsidR="00232EE5" w:rsidRPr="00A13A6C" w:rsidRDefault="00232EE5" w:rsidP="009F15AA">
            <w:pPr>
              <w:spacing w:after="0" w:line="240" w:lineRule="auto"/>
              <w:jc w:val="center"/>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Carex</w:t>
            </w:r>
          </w:p>
        </w:tc>
        <w:tc>
          <w:tcPr>
            <w:tcW w:w="698" w:type="pct"/>
            <w:noWrap/>
            <w:vAlign w:val="bottom"/>
            <w:hideMark/>
          </w:tcPr>
          <w:p w14:paraId="0456C9C2"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Carex leporina, Carex chordorrhiza</w:t>
            </w:r>
          </w:p>
        </w:tc>
        <w:tc>
          <w:tcPr>
            <w:tcW w:w="209" w:type="pct"/>
            <w:noWrap/>
            <w:vAlign w:val="bottom"/>
            <w:hideMark/>
          </w:tcPr>
          <w:p w14:paraId="1086D944"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246</w:t>
            </w:r>
          </w:p>
        </w:tc>
        <w:tc>
          <w:tcPr>
            <w:tcW w:w="197" w:type="pct"/>
            <w:noWrap/>
            <w:vAlign w:val="bottom"/>
            <w:hideMark/>
          </w:tcPr>
          <w:p w14:paraId="2049CB9D"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c>
          <w:tcPr>
            <w:tcW w:w="187" w:type="pct"/>
            <w:noWrap/>
            <w:vAlign w:val="bottom"/>
            <w:hideMark/>
          </w:tcPr>
          <w:p w14:paraId="4A150B91"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17</w:t>
            </w:r>
          </w:p>
        </w:tc>
        <w:tc>
          <w:tcPr>
            <w:tcW w:w="197" w:type="pct"/>
            <w:noWrap/>
            <w:vAlign w:val="bottom"/>
            <w:hideMark/>
          </w:tcPr>
          <w:p w14:paraId="2469A919"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c>
          <w:tcPr>
            <w:tcW w:w="209" w:type="pct"/>
            <w:noWrap/>
            <w:vAlign w:val="bottom"/>
            <w:hideMark/>
          </w:tcPr>
          <w:p w14:paraId="0488DB62"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236</w:t>
            </w:r>
          </w:p>
        </w:tc>
        <w:tc>
          <w:tcPr>
            <w:tcW w:w="197" w:type="pct"/>
            <w:noWrap/>
            <w:vAlign w:val="bottom"/>
            <w:hideMark/>
          </w:tcPr>
          <w:p w14:paraId="1154F407"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37.5</w:t>
            </w:r>
          </w:p>
        </w:tc>
        <w:tc>
          <w:tcPr>
            <w:tcW w:w="209" w:type="pct"/>
            <w:noWrap/>
            <w:vAlign w:val="bottom"/>
            <w:hideMark/>
          </w:tcPr>
          <w:p w14:paraId="03227794"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p>
        </w:tc>
        <w:tc>
          <w:tcPr>
            <w:tcW w:w="197" w:type="pct"/>
            <w:noWrap/>
            <w:vAlign w:val="bottom"/>
            <w:hideMark/>
          </w:tcPr>
          <w:p w14:paraId="5C5223BC"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209" w:type="pct"/>
            <w:noWrap/>
            <w:vAlign w:val="bottom"/>
            <w:hideMark/>
          </w:tcPr>
          <w:p w14:paraId="5631BB44"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97" w:type="pct"/>
            <w:noWrap/>
            <w:vAlign w:val="bottom"/>
            <w:hideMark/>
          </w:tcPr>
          <w:p w14:paraId="4CE9F39F"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209" w:type="pct"/>
            <w:noWrap/>
            <w:vAlign w:val="bottom"/>
            <w:hideMark/>
          </w:tcPr>
          <w:p w14:paraId="46340562"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97" w:type="pct"/>
            <w:noWrap/>
            <w:vAlign w:val="bottom"/>
            <w:hideMark/>
          </w:tcPr>
          <w:p w14:paraId="54BF6CA6"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87" w:type="pct"/>
            <w:noWrap/>
            <w:vAlign w:val="bottom"/>
            <w:hideMark/>
          </w:tcPr>
          <w:p w14:paraId="4EB7F34C"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370</w:t>
            </w:r>
          </w:p>
        </w:tc>
        <w:tc>
          <w:tcPr>
            <w:tcW w:w="197" w:type="pct"/>
            <w:noWrap/>
            <w:vAlign w:val="bottom"/>
            <w:hideMark/>
          </w:tcPr>
          <w:p w14:paraId="01FD8008"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c>
          <w:tcPr>
            <w:tcW w:w="187" w:type="pct"/>
            <w:noWrap/>
            <w:vAlign w:val="bottom"/>
            <w:hideMark/>
          </w:tcPr>
          <w:p w14:paraId="75256914"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571</w:t>
            </w:r>
          </w:p>
        </w:tc>
        <w:tc>
          <w:tcPr>
            <w:tcW w:w="197" w:type="pct"/>
            <w:noWrap/>
            <w:vAlign w:val="bottom"/>
            <w:hideMark/>
          </w:tcPr>
          <w:p w14:paraId="373D0A9F"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75</w:t>
            </w:r>
          </w:p>
        </w:tc>
      </w:tr>
      <w:tr w:rsidR="00232EE5" w:rsidRPr="00A13A6C" w14:paraId="7B92E854" w14:textId="77777777" w:rsidTr="009F15AA">
        <w:trPr>
          <w:trHeight w:val="288"/>
        </w:trPr>
        <w:tc>
          <w:tcPr>
            <w:tcW w:w="479" w:type="pct"/>
            <w:vMerge/>
            <w:vAlign w:val="center"/>
            <w:hideMark/>
          </w:tcPr>
          <w:p w14:paraId="4CDB6AFB"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355" w:type="pct"/>
            <w:vMerge/>
            <w:vAlign w:val="center"/>
            <w:hideMark/>
          </w:tcPr>
          <w:p w14:paraId="18A40251"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289" w:type="pct"/>
            <w:vMerge/>
            <w:vAlign w:val="center"/>
            <w:hideMark/>
          </w:tcPr>
          <w:p w14:paraId="66F99CD0"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698" w:type="pct"/>
            <w:noWrap/>
            <w:vAlign w:val="bottom"/>
            <w:hideMark/>
          </w:tcPr>
          <w:p w14:paraId="1101CB08"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w:t>
            </w:r>
          </w:p>
        </w:tc>
        <w:tc>
          <w:tcPr>
            <w:tcW w:w="209" w:type="pct"/>
            <w:noWrap/>
            <w:vAlign w:val="bottom"/>
            <w:hideMark/>
          </w:tcPr>
          <w:p w14:paraId="0CD6A1DD"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816</w:t>
            </w:r>
          </w:p>
        </w:tc>
        <w:tc>
          <w:tcPr>
            <w:tcW w:w="197" w:type="pct"/>
            <w:noWrap/>
            <w:vAlign w:val="bottom"/>
            <w:hideMark/>
          </w:tcPr>
          <w:p w14:paraId="210C585B"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c>
          <w:tcPr>
            <w:tcW w:w="187" w:type="pct"/>
            <w:noWrap/>
            <w:vAlign w:val="bottom"/>
            <w:hideMark/>
          </w:tcPr>
          <w:p w14:paraId="71A64FF5"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115</w:t>
            </w:r>
          </w:p>
        </w:tc>
        <w:tc>
          <w:tcPr>
            <w:tcW w:w="197" w:type="pct"/>
            <w:noWrap/>
            <w:vAlign w:val="bottom"/>
            <w:hideMark/>
          </w:tcPr>
          <w:p w14:paraId="14564CFD"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3</w:t>
            </w:r>
          </w:p>
        </w:tc>
        <w:tc>
          <w:tcPr>
            <w:tcW w:w="209" w:type="pct"/>
            <w:noWrap/>
            <w:vAlign w:val="bottom"/>
            <w:hideMark/>
          </w:tcPr>
          <w:p w14:paraId="4DD43770"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p>
        </w:tc>
        <w:tc>
          <w:tcPr>
            <w:tcW w:w="197" w:type="pct"/>
            <w:noWrap/>
            <w:vAlign w:val="bottom"/>
            <w:hideMark/>
          </w:tcPr>
          <w:p w14:paraId="615F9FFF"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209" w:type="pct"/>
            <w:noWrap/>
            <w:vAlign w:val="bottom"/>
            <w:hideMark/>
          </w:tcPr>
          <w:p w14:paraId="2C89F173"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411</w:t>
            </w:r>
          </w:p>
        </w:tc>
        <w:tc>
          <w:tcPr>
            <w:tcW w:w="197" w:type="pct"/>
            <w:noWrap/>
            <w:vAlign w:val="bottom"/>
            <w:hideMark/>
          </w:tcPr>
          <w:p w14:paraId="43008D43"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25</w:t>
            </w:r>
          </w:p>
        </w:tc>
        <w:tc>
          <w:tcPr>
            <w:tcW w:w="209" w:type="pct"/>
            <w:noWrap/>
            <w:vAlign w:val="bottom"/>
            <w:hideMark/>
          </w:tcPr>
          <w:p w14:paraId="07381DEF"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155</w:t>
            </w:r>
          </w:p>
        </w:tc>
        <w:tc>
          <w:tcPr>
            <w:tcW w:w="197" w:type="pct"/>
            <w:noWrap/>
            <w:vAlign w:val="bottom"/>
            <w:hideMark/>
          </w:tcPr>
          <w:p w14:paraId="0EE0FE18"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c>
          <w:tcPr>
            <w:tcW w:w="209" w:type="pct"/>
            <w:noWrap/>
            <w:vAlign w:val="bottom"/>
            <w:hideMark/>
          </w:tcPr>
          <w:p w14:paraId="68808EE5"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p>
        </w:tc>
        <w:tc>
          <w:tcPr>
            <w:tcW w:w="197" w:type="pct"/>
            <w:noWrap/>
            <w:vAlign w:val="bottom"/>
            <w:hideMark/>
          </w:tcPr>
          <w:p w14:paraId="26F6DF87"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87" w:type="pct"/>
            <w:noWrap/>
            <w:vAlign w:val="bottom"/>
            <w:hideMark/>
          </w:tcPr>
          <w:p w14:paraId="67EA0CF1"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160</w:t>
            </w:r>
          </w:p>
        </w:tc>
        <w:tc>
          <w:tcPr>
            <w:tcW w:w="197" w:type="pct"/>
            <w:noWrap/>
            <w:vAlign w:val="bottom"/>
            <w:hideMark/>
          </w:tcPr>
          <w:p w14:paraId="18FF5DA8"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37.5</w:t>
            </w:r>
          </w:p>
        </w:tc>
        <w:tc>
          <w:tcPr>
            <w:tcW w:w="187" w:type="pct"/>
            <w:noWrap/>
            <w:vAlign w:val="bottom"/>
            <w:hideMark/>
          </w:tcPr>
          <w:p w14:paraId="17B8C349"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p>
        </w:tc>
        <w:tc>
          <w:tcPr>
            <w:tcW w:w="197" w:type="pct"/>
            <w:noWrap/>
            <w:vAlign w:val="bottom"/>
            <w:hideMark/>
          </w:tcPr>
          <w:p w14:paraId="2628856A"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r>
      <w:tr w:rsidR="00232EE5" w:rsidRPr="00A13A6C" w14:paraId="51EFB91F" w14:textId="77777777" w:rsidTr="009F15AA">
        <w:trPr>
          <w:trHeight w:val="288"/>
        </w:trPr>
        <w:tc>
          <w:tcPr>
            <w:tcW w:w="479" w:type="pct"/>
            <w:vMerge w:val="restart"/>
            <w:noWrap/>
            <w:vAlign w:val="bottom"/>
            <w:hideMark/>
          </w:tcPr>
          <w:p w14:paraId="4DE7E0E4" w14:textId="77777777" w:rsidR="00232EE5" w:rsidRPr="00A13A6C" w:rsidRDefault="00232EE5" w:rsidP="009F15AA">
            <w:pPr>
              <w:spacing w:after="0" w:line="240" w:lineRule="auto"/>
              <w:jc w:val="center"/>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Terrestrial herbaceus</w:t>
            </w:r>
          </w:p>
        </w:tc>
        <w:tc>
          <w:tcPr>
            <w:tcW w:w="355" w:type="pct"/>
            <w:vMerge w:val="restart"/>
            <w:noWrap/>
            <w:vAlign w:val="bottom"/>
            <w:hideMark/>
          </w:tcPr>
          <w:p w14:paraId="53AB66C4" w14:textId="77777777" w:rsidR="00232EE5" w:rsidRPr="00A13A6C" w:rsidRDefault="00232EE5" w:rsidP="009F15AA">
            <w:pPr>
              <w:spacing w:after="0" w:line="240" w:lineRule="auto"/>
              <w:jc w:val="center"/>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Asteraceae</w:t>
            </w:r>
          </w:p>
        </w:tc>
        <w:tc>
          <w:tcPr>
            <w:tcW w:w="289" w:type="pct"/>
            <w:noWrap/>
            <w:vAlign w:val="bottom"/>
            <w:hideMark/>
          </w:tcPr>
          <w:p w14:paraId="7192422B"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w:t>
            </w:r>
          </w:p>
        </w:tc>
        <w:tc>
          <w:tcPr>
            <w:tcW w:w="698" w:type="pct"/>
            <w:noWrap/>
            <w:vAlign w:val="bottom"/>
            <w:hideMark/>
          </w:tcPr>
          <w:p w14:paraId="13016B14"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w:t>
            </w:r>
          </w:p>
        </w:tc>
        <w:tc>
          <w:tcPr>
            <w:tcW w:w="209" w:type="pct"/>
            <w:noWrap/>
            <w:vAlign w:val="bottom"/>
            <w:hideMark/>
          </w:tcPr>
          <w:p w14:paraId="387590B1"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197" w:type="pct"/>
            <w:noWrap/>
            <w:vAlign w:val="bottom"/>
            <w:hideMark/>
          </w:tcPr>
          <w:p w14:paraId="113CB982"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87" w:type="pct"/>
            <w:noWrap/>
            <w:vAlign w:val="bottom"/>
            <w:hideMark/>
          </w:tcPr>
          <w:p w14:paraId="61A57695"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97" w:type="pct"/>
            <w:noWrap/>
            <w:vAlign w:val="bottom"/>
            <w:hideMark/>
          </w:tcPr>
          <w:p w14:paraId="23C32179"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209" w:type="pct"/>
            <w:noWrap/>
            <w:vAlign w:val="bottom"/>
            <w:hideMark/>
          </w:tcPr>
          <w:p w14:paraId="0FE7F5A7"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56</w:t>
            </w:r>
          </w:p>
        </w:tc>
        <w:tc>
          <w:tcPr>
            <w:tcW w:w="197" w:type="pct"/>
            <w:noWrap/>
            <w:vAlign w:val="bottom"/>
            <w:hideMark/>
          </w:tcPr>
          <w:p w14:paraId="50C7C136"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25</w:t>
            </w:r>
          </w:p>
        </w:tc>
        <w:tc>
          <w:tcPr>
            <w:tcW w:w="209" w:type="pct"/>
            <w:noWrap/>
            <w:vAlign w:val="bottom"/>
            <w:hideMark/>
          </w:tcPr>
          <w:p w14:paraId="1A4C21A4"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p>
        </w:tc>
        <w:tc>
          <w:tcPr>
            <w:tcW w:w="197" w:type="pct"/>
            <w:noWrap/>
            <w:vAlign w:val="bottom"/>
            <w:hideMark/>
          </w:tcPr>
          <w:p w14:paraId="75B34F11"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209" w:type="pct"/>
            <w:noWrap/>
            <w:vAlign w:val="bottom"/>
            <w:hideMark/>
          </w:tcPr>
          <w:p w14:paraId="7AED2BBE"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1996</w:t>
            </w:r>
          </w:p>
        </w:tc>
        <w:tc>
          <w:tcPr>
            <w:tcW w:w="197" w:type="pct"/>
            <w:noWrap/>
            <w:vAlign w:val="bottom"/>
            <w:hideMark/>
          </w:tcPr>
          <w:p w14:paraId="77B41FDE"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c>
          <w:tcPr>
            <w:tcW w:w="209" w:type="pct"/>
            <w:noWrap/>
            <w:vAlign w:val="bottom"/>
            <w:hideMark/>
          </w:tcPr>
          <w:p w14:paraId="54376DA0"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5331</w:t>
            </w:r>
          </w:p>
        </w:tc>
        <w:tc>
          <w:tcPr>
            <w:tcW w:w="197" w:type="pct"/>
            <w:noWrap/>
            <w:vAlign w:val="bottom"/>
            <w:hideMark/>
          </w:tcPr>
          <w:p w14:paraId="6D757534"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c>
          <w:tcPr>
            <w:tcW w:w="187" w:type="pct"/>
            <w:noWrap/>
            <w:vAlign w:val="bottom"/>
            <w:hideMark/>
          </w:tcPr>
          <w:p w14:paraId="4E1E432D"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10253</w:t>
            </w:r>
          </w:p>
        </w:tc>
        <w:tc>
          <w:tcPr>
            <w:tcW w:w="197" w:type="pct"/>
            <w:noWrap/>
            <w:vAlign w:val="bottom"/>
            <w:hideMark/>
          </w:tcPr>
          <w:p w14:paraId="7A03F5C7"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26.78</w:t>
            </w:r>
          </w:p>
        </w:tc>
        <w:tc>
          <w:tcPr>
            <w:tcW w:w="187" w:type="pct"/>
            <w:noWrap/>
            <w:vAlign w:val="bottom"/>
            <w:hideMark/>
          </w:tcPr>
          <w:p w14:paraId="04F8CABC"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18307</w:t>
            </w:r>
          </w:p>
        </w:tc>
        <w:tc>
          <w:tcPr>
            <w:tcW w:w="197" w:type="pct"/>
            <w:noWrap/>
            <w:vAlign w:val="bottom"/>
            <w:hideMark/>
          </w:tcPr>
          <w:p w14:paraId="57863017"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35.93</w:t>
            </w:r>
          </w:p>
        </w:tc>
      </w:tr>
      <w:tr w:rsidR="00232EE5" w:rsidRPr="00A13A6C" w14:paraId="6395EDC8" w14:textId="77777777" w:rsidTr="009F15AA">
        <w:trPr>
          <w:trHeight w:val="288"/>
        </w:trPr>
        <w:tc>
          <w:tcPr>
            <w:tcW w:w="479" w:type="pct"/>
            <w:vMerge/>
            <w:vAlign w:val="center"/>
            <w:hideMark/>
          </w:tcPr>
          <w:p w14:paraId="749DC123"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355" w:type="pct"/>
            <w:vMerge/>
            <w:vAlign w:val="center"/>
            <w:hideMark/>
          </w:tcPr>
          <w:p w14:paraId="6307449D"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289" w:type="pct"/>
            <w:noWrap/>
            <w:vAlign w:val="bottom"/>
            <w:hideMark/>
          </w:tcPr>
          <w:p w14:paraId="28E02044"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Tephroseris</w:t>
            </w:r>
          </w:p>
        </w:tc>
        <w:tc>
          <w:tcPr>
            <w:tcW w:w="698" w:type="pct"/>
            <w:noWrap/>
            <w:vAlign w:val="bottom"/>
            <w:hideMark/>
          </w:tcPr>
          <w:p w14:paraId="39429364"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Tephroseris integrifolia</w:t>
            </w:r>
          </w:p>
        </w:tc>
        <w:tc>
          <w:tcPr>
            <w:tcW w:w="209" w:type="pct"/>
            <w:noWrap/>
            <w:vAlign w:val="bottom"/>
            <w:hideMark/>
          </w:tcPr>
          <w:p w14:paraId="4A1D3021"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197" w:type="pct"/>
            <w:noWrap/>
            <w:vAlign w:val="bottom"/>
            <w:hideMark/>
          </w:tcPr>
          <w:p w14:paraId="5CCC42CB"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87" w:type="pct"/>
            <w:noWrap/>
            <w:vAlign w:val="bottom"/>
            <w:hideMark/>
          </w:tcPr>
          <w:p w14:paraId="232B59AA"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282</w:t>
            </w:r>
          </w:p>
        </w:tc>
        <w:tc>
          <w:tcPr>
            <w:tcW w:w="197" w:type="pct"/>
            <w:noWrap/>
            <w:vAlign w:val="bottom"/>
            <w:hideMark/>
          </w:tcPr>
          <w:p w14:paraId="511B8228"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25</w:t>
            </w:r>
          </w:p>
        </w:tc>
        <w:tc>
          <w:tcPr>
            <w:tcW w:w="209" w:type="pct"/>
            <w:noWrap/>
            <w:vAlign w:val="bottom"/>
            <w:hideMark/>
          </w:tcPr>
          <w:p w14:paraId="275D299A"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p>
        </w:tc>
        <w:tc>
          <w:tcPr>
            <w:tcW w:w="197" w:type="pct"/>
            <w:noWrap/>
            <w:vAlign w:val="bottom"/>
            <w:hideMark/>
          </w:tcPr>
          <w:p w14:paraId="3C11B018"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209" w:type="pct"/>
            <w:noWrap/>
            <w:vAlign w:val="bottom"/>
            <w:hideMark/>
          </w:tcPr>
          <w:p w14:paraId="0D9D5693"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97" w:type="pct"/>
            <w:noWrap/>
            <w:vAlign w:val="bottom"/>
            <w:hideMark/>
          </w:tcPr>
          <w:p w14:paraId="680EEE50"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209" w:type="pct"/>
            <w:noWrap/>
            <w:vAlign w:val="bottom"/>
            <w:hideMark/>
          </w:tcPr>
          <w:p w14:paraId="1FD953A6"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97" w:type="pct"/>
            <w:noWrap/>
            <w:vAlign w:val="bottom"/>
            <w:hideMark/>
          </w:tcPr>
          <w:p w14:paraId="6F6ABFF3"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209" w:type="pct"/>
            <w:noWrap/>
            <w:vAlign w:val="bottom"/>
            <w:hideMark/>
          </w:tcPr>
          <w:p w14:paraId="6D52B367"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97" w:type="pct"/>
            <w:noWrap/>
            <w:vAlign w:val="bottom"/>
            <w:hideMark/>
          </w:tcPr>
          <w:p w14:paraId="18B96670"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87" w:type="pct"/>
            <w:noWrap/>
            <w:vAlign w:val="bottom"/>
            <w:hideMark/>
          </w:tcPr>
          <w:p w14:paraId="1B9B9F72"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97" w:type="pct"/>
            <w:noWrap/>
            <w:vAlign w:val="bottom"/>
            <w:hideMark/>
          </w:tcPr>
          <w:p w14:paraId="3C409A34"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87" w:type="pct"/>
            <w:noWrap/>
            <w:vAlign w:val="bottom"/>
            <w:hideMark/>
          </w:tcPr>
          <w:p w14:paraId="156882CD"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97" w:type="pct"/>
            <w:noWrap/>
            <w:vAlign w:val="bottom"/>
            <w:hideMark/>
          </w:tcPr>
          <w:p w14:paraId="656EB801"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r>
      <w:tr w:rsidR="00232EE5" w:rsidRPr="00A13A6C" w14:paraId="5537B93F" w14:textId="77777777" w:rsidTr="009F15AA">
        <w:trPr>
          <w:trHeight w:val="288"/>
        </w:trPr>
        <w:tc>
          <w:tcPr>
            <w:tcW w:w="479" w:type="pct"/>
            <w:vMerge/>
            <w:vAlign w:val="center"/>
            <w:hideMark/>
          </w:tcPr>
          <w:p w14:paraId="09CFEF52"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355" w:type="pct"/>
            <w:noWrap/>
            <w:vAlign w:val="bottom"/>
            <w:hideMark/>
          </w:tcPr>
          <w:p w14:paraId="091CD237"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Poaceae</w:t>
            </w:r>
          </w:p>
        </w:tc>
        <w:tc>
          <w:tcPr>
            <w:tcW w:w="289" w:type="pct"/>
            <w:noWrap/>
            <w:vAlign w:val="bottom"/>
            <w:hideMark/>
          </w:tcPr>
          <w:p w14:paraId="31B94F04"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w:t>
            </w:r>
          </w:p>
        </w:tc>
        <w:tc>
          <w:tcPr>
            <w:tcW w:w="698" w:type="pct"/>
            <w:noWrap/>
            <w:vAlign w:val="bottom"/>
            <w:hideMark/>
          </w:tcPr>
          <w:p w14:paraId="2D19076C"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w:t>
            </w:r>
          </w:p>
        </w:tc>
        <w:tc>
          <w:tcPr>
            <w:tcW w:w="209" w:type="pct"/>
            <w:noWrap/>
            <w:vAlign w:val="bottom"/>
            <w:hideMark/>
          </w:tcPr>
          <w:p w14:paraId="343E9234"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53748</w:t>
            </w:r>
          </w:p>
        </w:tc>
        <w:tc>
          <w:tcPr>
            <w:tcW w:w="197" w:type="pct"/>
            <w:noWrap/>
            <w:vAlign w:val="bottom"/>
            <w:hideMark/>
          </w:tcPr>
          <w:p w14:paraId="5F7B91CE"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31.25</w:t>
            </w:r>
          </w:p>
        </w:tc>
        <w:tc>
          <w:tcPr>
            <w:tcW w:w="187" w:type="pct"/>
            <w:noWrap/>
            <w:vAlign w:val="bottom"/>
            <w:hideMark/>
          </w:tcPr>
          <w:p w14:paraId="22957F87"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p>
        </w:tc>
        <w:tc>
          <w:tcPr>
            <w:tcW w:w="197" w:type="pct"/>
            <w:noWrap/>
            <w:vAlign w:val="bottom"/>
            <w:hideMark/>
          </w:tcPr>
          <w:p w14:paraId="5C4A22E7"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209" w:type="pct"/>
            <w:noWrap/>
            <w:vAlign w:val="bottom"/>
            <w:hideMark/>
          </w:tcPr>
          <w:p w14:paraId="2329CEFD"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429</w:t>
            </w:r>
          </w:p>
        </w:tc>
        <w:tc>
          <w:tcPr>
            <w:tcW w:w="197" w:type="pct"/>
            <w:noWrap/>
            <w:vAlign w:val="bottom"/>
            <w:hideMark/>
          </w:tcPr>
          <w:p w14:paraId="15F675F0"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11.1</w:t>
            </w:r>
          </w:p>
        </w:tc>
        <w:tc>
          <w:tcPr>
            <w:tcW w:w="209" w:type="pct"/>
            <w:noWrap/>
            <w:vAlign w:val="bottom"/>
            <w:hideMark/>
          </w:tcPr>
          <w:p w14:paraId="2B172A3E"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3237</w:t>
            </w:r>
          </w:p>
        </w:tc>
        <w:tc>
          <w:tcPr>
            <w:tcW w:w="197" w:type="pct"/>
            <w:noWrap/>
            <w:vAlign w:val="bottom"/>
            <w:hideMark/>
          </w:tcPr>
          <w:p w14:paraId="32BC4CE3"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c>
          <w:tcPr>
            <w:tcW w:w="209" w:type="pct"/>
            <w:noWrap/>
            <w:vAlign w:val="bottom"/>
            <w:hideMark/>
          </w:tcPr>
          <w:p w14:paraId="7CDE7B6D"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8192</w:t>
            </w:r>
          </w:p>
        </w:tc>
        <w:tc>
          <w:tcPr>
            <w:tcW w:w="197" w:type="pct"/>
            <w:noWrap/>
            <w:vAlign w:val="bottom"/>
            <w:hideMark/>
          </w:tcPr>
          <w:p w14:paraId="7E31F210"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18</w:t>
            </w:r>
          </w:p>
        </w:tc>
        <w:tc>
          <w:tcPr>
            <w:tcW w:w="209" w:type="pct"/>
            <w:noWrap/>
            <w:vAlign w:val="bottom"/>
            <w:hideMark/>
          </w:tcPr>
          <w:p w14:paraId="5D205E8D"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39695</w:t>
            </w:r>
          </w:p>
        </w:tc>
        <w:tc>
          <w:tcPr>
            <w:tcW w:w="197" w:type="pct"/>
            <w:noWrap/>
            <w:vAlign w:val="bottom"/>
            <w:hideMark/>
          </w:tcPr>
          <w:p w14:paraId="3DD8221C"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c>
          <w:tcPr>
            <w:tcW w:w="187" w:type="pct"/>
            <w:noWrap/>
            <w:vAlign w:val="bottom"/>
            <w:hideMark/>
          </w:tcPr>
          <w:p w14:paraId="27A172AD"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255</w:t>
            </w:r>
          </w:p>
        </w:tc>
        <w:tc>
          <w:tcPr>
            <w:tcW w:w="197" w:type="pct"/>
            <w:noWrap/>
            <w:vAlign w:val="bottom"/>
            <w:hideMark/>
          </w:tcPr>
          <w:p w14:paraId="77B91CE7"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c>
          <w:tcPr>
            <w:tcW w:w="187" w:type="pct"/>
            <w:noWrap/>
            <w:vAlign w:val="bottom"/>
            <w:hideMark/>
          </w:tcPr>
          <w:p w14:paraId="1396C3C1"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p>
        </w:tc>
        <w:tc>
          <w:tcPr>
            <w:tcW w:w="197" w:type="pct"/>
            <w:noWrap/>
            <w:vAlign w:val="bottom"/>
            <w:hideMark/>
          </w:tcPr>
          <w:p w14:paraId="19E08414"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r>
      <w:tr w:rsidR="00232EE5" w:rsidRPr="00A13A6C" w14:paraId="0A4E01E6" w14:textId="77777777" w:rsidTr="009F15AA">
        <w:trPr>
          <w:trHeight w:val="288"/>
        </w:trPr>
        <w:tc>
          <w:tcPr>
            <w:tcW w:w="479" w:type="pct"/>
            <w:vMerge/>
            <w:vAlign w:val="center"/>
            <w:hideMark/>
          </w:tcPr>
          <w:p w14:paraId="55CA98C0"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355" w:type="pct"/>
            <w:noWrap/>
            <w:vAlign w:val="bottom"/>
            <w:hideMark/>
          </w:tcPr>
          <w:p w14:paraId="5852E90C"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Rosaceae</w:t>
            </w:r>
          </w:p>
        </w:tc>
        <w:tc>
          <w:tcPr>
            <w:tcW w:w="289" w:type="pct"/>
            <w:noWrap/>
            <w:vAlign w:val="bottom"/>
            <w:hideMark/>
          </w:tcPr>
          <w:p w14:paraId="7FC34F64"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Potentilla</w:t>
            </w:r>
          </w:p>
        </w:tc>
        <w:tc>
          <w:tcPr>
            <w:tcW w:w="698" w:type="pct"/>
            <w:noWrap/>
            <w:vAlign w:val="bottom"/>
            <w:hideMark/>
          </w:tcPr>
          <w:p w14:paraId="02C9ADF6"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Potentilla erecta</w:t>
            </w:r>
          </w:p>
        </w:tc>
        <w:tc>
          <w:tcPr>
            <w:tcW w:w="209" w:type="pct"/>
            <w:noWrap/>
            <w:vAlign w:val="bottom"/>
            <w:hideMark/>
          </w:tcPr>
          <w:p w14:paraId="0E2368F2"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34658</w:t>
            </w:r>
          </w:p>
        </w:tc>
        <w:tc>
          <w:tcPr>
            <w:tcW w:w="197" w:type="pct"/>
            <w:noWrap/>
            <w:vAlign w:val="bottom"/>
            <w:hideMark/>
          </w:tcPr>
          <w:p w14:paraId="7F7DD6B1"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50</w:t>
            </w:r>
          </w:p>
        </w:tc>
        <w:tc>
          <w:tcPr>
            <w:tcW w:w="187" w:type="pct"/>
            <w:noWrap/>
            <w:vAlign w:val="bottom"/>
            <w:hideMark/>
          </w:tcPr>
          <w:p w14:paraId="19A23FC9"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734</w:t>
            </w:r>
          </w:p>
        </w:tc>
        <w:tc>
          <w:tcPr>
            <w:tcW w:w="197" w:type="pct"/>
            <w:noWrap/>
            <w:vAlign w:val="bottom"/>
            <w:hideMark/>
          </w:tcPr>
          <w:p w14:paraId="0075C2B0"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c>
          <w:tcPr>
            <w:tcW w:w="209" w:type="pct"/>
            <w:noWrap/>
            <w:vAlign w:val="bottom"/>
            <w:hideMark/>
          </w:tcPr>
          <w:p w14:paraId="40BA840C"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512</w:t>
            </w:r>
          </w:p>
        </w:tc>
        <w:tc>
          <w:tcPr>
            <w:tcW w:w="197" w:type="pct"/>
            <w:noWrap/>
            <w:vAlign w:val="bottom"/>
            <w:hideMark/>
          </w:tcPr>
          <w:p w14:paraId="4E689D59"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37.5</w:t>
            </w:r>
          </w:p>
        </w:tc>
        <w:tc>
          <w:tcPr>
            <w:tcW w:w="209" w:type="pct"/>
            <w:noWrap/>
            <w:vAlign w:val="bottom"/>
            <w:hideMark/>
          </w:tcPr>
          <w:p w14:paraId="1E692E3C"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p>
        </w:tc>
        <w:tc>
          <w:tcPr>
            <w:tcW w:w="197" w:type="pct"/>
            <w:noWrap/>
            <w:vAlign w:val="bottom"/>
            <w:hideMark/>
          </w:tcPr>
          <w:p w14:paraId="441F718A"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209" w:type="pct"/>
            <w:noWrap/>
            <w:vAlign w:val="bottom"/>
            <w:hideMark/>
          </w:tcPr>
          <w:p w14:paraId="05538863"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1227</w:t>
            </w:r>
          </w:p>
        </w:tc>
        <w:tc>
          <w:tcPr>
            <w:tcW w:w="197" w:type="pct"/>
            <w:noWrap/>
            <w:vAlign w:val="bottom"/>
            <w:hideMark/>
          </w:tcPr>
          <w:p w14:paraId="70A3FBDA"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c>
          <w:tcPr>
            <w:tcW w:w="209" w:type="pct"/>
            <w:noWrap/>
            <w:vAlign w:val="bottom"/>
            <w:hideMark/>
          </w:tcPr>
          <w:p w14:paraId="5E01DBBF"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p>
        </w:tc>
        <w:tc>
          <w:tcPr>
            <w:tcW w:w="197" w:type="pct"/>
            <w:noWrap/>
            <w:vAlign w:val="bottom"/>
            <w:hideMark/>
          </w:tcPr>
          <w:p w14:paraId="08580A7A"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87" w:type="pct"/>
            <w:noWrap/>
            <w:vAlign w:val="bottom"/>
            <w:hideMark/>
          </w:tcPr>
          <w:p w14:paraId="3496A6DD"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1326</w:t>
            </w:r>
          </w:p>
        </w:tc>
        <w:tc>
          <w:tcPr>
            <w:tcW w:w="197" w:type="pct"/>
            <w:noWrap/>
            <w:vAlign w:val="bottom"/>
            <w:hideMark/>
          </w:tcPr>
          <w:p w14:paraId="128C3D23"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c>
          <w:tcPr>
            <w:tcW w:w="187" w:type="pct"/>
            <w:noWrap/>
            <w:vAlign w:val="bottom"/>
            <w:hideMark/>
          </w:tcPr>
          <w:p w14:paraId="29121AD1"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81</w:t>
            </w:r>
          </w:p>
        </w:tc>
        <w:tc>
          <w:tcPr>
            <w:tcW w:w="197" w:type="pct"/>
            <w:noWrap/>
            <w:vAlign w:val="bottom"/>
            <w:hideMark/>
          </w:tcPr>
          <w:p w14:paraId="369B991F"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r>
      <w:tr w:rsidR="00232EE5" w:rsidRPr="00A13A6C" w14:paraId="3C452206" w14:textId="77777777" w:rsidTr="009F15AA">
        <w:trPr>
          <w:trHeight w:val="288"/>
        </w:trPr>
        <w:tc>
          <w:tcPr>
            <w:tcW w:w="479" w:type="pct"/>
            <w:vMerge/>
            <w:vAlign w:val="center"/>
            <w:hideMark/>
          </w:tcPr>
          <w:p w14:paraId="6DAB7A8A"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355" w:type="pct"/>
            <w:noWrap/>
            <w:vAlign w:val="bottom"/>
            <w:hideMark/>
          </w:tcPr>
          <w:p w14:paraId="668903DB"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Fabaceae</w:t>
            </w:r>
          </w:p>
        </w:tc>
        <w:tc>
          <w:tcPr>
            <w:tcW w:w="289" w:type="pct"/>
            <w:noWrap/>
            <w:vAlign w:val="bottom"/>
            <w:hideMark/>
          </w:tcPr>
          <w:p w14:paraId="3165CEFD"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Trifolium</w:t>
            </w:r>
          </w:p>
        </w:tc>
        <w:tc>
          <w:tcPr>
            <w:tcW w:w="698" w:type="pct"/>
            <w:noWrap/>
            <w:vAlign w:val="bottom"/>
            <w:hideMark/>
          </w:tcPr>
          <w:p w14:paraId="29C27F00"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Trifolium repens</w:t>
            </w:r>
          </w:p>
        </w:tc>
        <w:tc>
          <w:tcPr>
            <w:tcW w:w="209" w:type="pct"/>
            <w:noWrap/>
            <w:vAlign w:val="bottom"/>
            <w:hideMark/>
          </w:tcPr>
          <w:p w14:paraId="258EFA98"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12599</w:t>
            </w:r>
          </w:p>
        </w:tc>
        <w:tc>
          <w:tcPr>
            <w:tcW w:w="197" w:type="pct"/>
            <w:noWrap/>
            <w:vAlign w:val="bottom"/>
            <w:hideMark/>
          </w:tcPr>
          <w:p w14:paraId="793059A7"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c>
          <w:tcPr>
            <w:tcW w:w="187" w:type="pct"/>
            <w:noWrap/>
            <w:vAlign w:val="bottom"/>
            <w:hideMark/>
          </w:tcPr>
          <w:p w14:paraId="4EEC63F6"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2305</w:t>
            </w:r>
          </w:p>
        </w:tc>
        <w:tc>
          <w:tcPr>
            <w:tcW w:w="197" w:type="pct"/>
            <w:noWrap/>
            <w:vAlign w:val="bottom"/>
            <w:hideMark/>
          </w:tcPr>
          <w:p w14:paraId="5DC3BDCA"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c>
          <w:tcPr>
            <w:tcW w:w="209" w:type="pct"/>
            <w:noWrap/>
            <w:vAlign w:val="bottom"/>
            <w:hideMark/>
          </w:tcPr>
          <w:p w14:paraId="3954DE07"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2806</w:t>
            </w:r>
          </w:p>
        </w:tc>
        <w:tc>
          <w:tcPr>
            <w:tcW w:w="197" w:type="pct"/>
            <w:noWrap/>
            <w:vAlign w:val="bottom"/>
            <w:hideMark/>
          </w:tcPr>
          <w:p w14:paraId="07D67EC0"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50</w:t>
            </w:r>
          </w:p>
        </w:tc>
        <w:tc>
          <w:tcPr>
            <w:tcW w:w="209" w:type="pct"/>
            <w:noWrap/>
            <w:vAlign w:val="bottom"/>
            <w:hideMark/>
          </w:tcPr>
          <w:p w14:paraId="4AC934CF"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p>
        </w:tc>
        <w:tc>
          <w:tcPr>
            <w:tcW w:w="197" w:type="pct"/>
            <w:noWrap/>
            <w:vAlign w:val="bottom"/>
            <w:hideMark/>
          </w:tcPr>
          <w:p w14:paraId="23FBD7B8"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209" w:type="pct"/>
            <w:noWrap/>
            <w:vAlign w:val="bottom"/>
            <w:hideMark/>
          </w:tcPr>
          <w:p w14:paraId="0F8F849D"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2374</w:t>
            </w:r>
          </w:p>
        </w:tc>
        <w:tc>
          <w:tcPr>
            <w:tcW w:w="197" w:type="pct"/>
            <w:noWrap/>
            <w:vAlign w:val="bottom"/>
            <w:hideMark/>
          </w:tcPr>
          <w:p w14:paraId="0FDF3B8D"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75</w:t>
            </w:r>
          </w:p>
        </w:tc>
        <w:tc>
          <w:tcPr>
            <w:tcW w:w="209" w:type="pct"/>
            <w:noWrap/>
            <w:vAlign w:val="bottom"/>
            <w:hideMark/>
          </w:tcPr>
          <w:p w14:paraId="01FC52C3"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p>
        </w:tc>
        <w:tc>
          <w:tcPr>
            <w:tcW w:w="197" w:type="pct"/>
            <w:noWrap/>
            <w:vAlign w:val="bottom"/>
            <w:hideMark/>
          </w:tcPr>
          <w:p w14:paraId="47FFC1B4"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87" w:type="pct"/>
            <w:noWrap/>
            <w:vAlign w:val="bottom"/>
            <w:hideMark/>
          </w:tcPr>
          <w:p w14:paraId="39B6FF71"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97" w:type="pct"/>
            <w:noWrap/>
            <w:vAlign w:val="bottom"/>
            <w:hideMark/>
          </w:tcPr>
          <w:p w14:paraId="3C7275DB"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87" w:type="pct"/>
            <w:noWrap/>
            <w:vAlign w:val="bottom"/>
            <w:hideMark/>
          </w:tcPr>
          <w:p w14:paraId="0E202A4E"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566</w:t>
            </w:r>
          </w:p>
        </w:tc>
        <w:tc>
          <w:tcPr>
            <w:tcW w:w="197" w:type="pct"/>
            <w:noWrap/>
            <w:vAlign w:val="bottom"/>
            <w:hideMark/>
          </w:tcPr>
          <w:p w14:paraId="03039A5A"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25</w:t>
            </w:r>
          </w:p>
        </w:tc>
      </w:tr>
      <w:tr w:rsidR="00232EE5" w:rsidRPr="00A13A6C" w14:paraId="50C18B95" w14:textId="77777777" w:rsidTr="009F15AA">
        <w:trPr>
          <w:trHeight w:val="288"/>
        </w:trPr>
        <w:tc>
          <w:tcPr>
            <w:tcW w:w="479" w:type="pct"/>
            <w:vMerge/>
            <w:vAlign w:val="center"/>
            <w:hideMark/>
          </w:tcPr>
          <w:p w14:paraId="433703EB"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355" w:type="pct"/>
            <w:noWrap/>
            <w:vAlign w:val="bottom"/>
            <w:hideMark/>
          </w:tcPr>
          <w:p w14:paraId="309E20A5"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Ranunculaeae</w:t>
            </w:r>
          </w:p>
        </w:tc>
        <w:tc>
          <w:tcPr>
            <w:tcW w:w="289" w:type="pct"/>
            <w:noWrap/>
            <w:vAlign w:val="bottom"/>
            <w:hideMark/>
          </w:tcPr>
          <w:p w14:paraId="3D571E5A"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Caltha</w:t>
            </w:r>
          </w:p>
        </w:tc>
        <w:tc>
          <w:tcPr>
            <w:tcW w:w="698" w:type="pct"/>
            <w:noWrap/>
            <w:vAlign w:val="bottom"/>
            <w:hideMark/>
          </w:tcPr>
          <w:p w14:paraId="52343651"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Caltha palustris</w:t>
            </w:r>
          </w:p>
        </w:tc>
        <w:tc>
          <w:tcPr>
            <w:tcW w:w="209" w:type="pct"/>
            <w:noWrap/>
            <w:vAlign w:val="bottom"/>
            <w:hideMark/>
          </w:tcPr>
          <w:p w14:paraId="3814902D"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197" w:type="pct"/>
            <w:noWrap/>
            <w:vAlign w:val="bottom"/>
            <w:hideMark/>
          </w:tcPr>
          <w:p w14:paraId="07EBE485"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87" w:type="pct"/>
            <w:noWrap/>
            <w:vAlign w:val="bottom"/>
            <w:hideMark/>
          </w:tcPr>
          <w:p w14:paraId="7FAA7171"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97" w:type="pct"/>
            <w:noWrap/>
            <w:vAlign w:val="bottom"/>
            <w:hideMark/>
          </w:tcPr>
          <w:p w14:paraId="48CF05EB"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209" w:type="pct"/>
            <w:noWrap/>
            <w:vAlign w:val="bottom"/>
            <w:hideMark/>
          </w:tcPr>
          <w:p w14:paraId="4922EA9A"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97" w:type="pct"/>
            <w:noWrap/>
            <w:vAlign w:val="bottom"/>
            <w:hideMark/>
          </w:tcPr>
          <w:p w14:paraId="5B8EF4CE"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209" w:type="pct"/>
            <w:noWrap/>
            <w:vAlign w:val="bottom"/>
            <w:hideMark/>
          </w:tcPr>
          <w:p w14:paraId="16525B08"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157</w:t>
            </w:r>
          </w:p>
        </w:tc>
        <w:tc>
          <w:tcPr>
            <w:tcW w:w="197" w:type="pct"/>
            <w:noWrap/>
            <w:vAlign w:val="bottom"/>
            <w:hideMark/>
          </w:tcPr>
          <w:p w14:paraId="707AED5D"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c>
          <w:tcPr>
            <w:tcW w:w="209" w:type="pct"/>
            <w:noWrap/>
            <w:vAlign w:val="bottom"/>
            <w:hideMark/>
          </w:tcPr>
          <w:p w14:paraId="36F0F01D"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p>
        </w:tc>
        <w:tc>
          <w:tcPr>
            <w:tcW w:w="197" w:type="pct"/>
            <w:noWrap/>
            <w:vAlign w:val="bottom"/>
            <w:hideMark/>
          </w:tcPr>
          <w:p w14:paraId="54384E98"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209" w:type="pct"/>
            <w:noWrap/>
            <w:vAlign w:val="bottom"/>
            <w:hideMark/>
          </w:tcPr>
          <w:p w14:paraId="0F2BF0B1"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4860</w:t>
            </w:r>
          </w:p>
        </w:tc>
        <w:tc>
          <w:tcPr>
            <w:tcW w:w="197" w:type="pct"/>
            <w:noWrap/>
            <w:vAlign w:val="bottom"/>
            <w:hideMark/>
          </w:tcPr>
          <w:p w14:paraId="23BD771E"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25</w:t>
            </w:r>
          </w:p>
        </w:tc>
        <w:tc>
          <w:tcPr>
            <w:tcW w:w="187" w:type="pct"/>
            <w:noWrap/>
            <w:vAlign w:val="bottom"/>
            <w:hideMark/>
          </w:tcPr>
          <w:p w14:paraId="368F71F2"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3</w:t>
            </w:r>
          </w:p>
        </w:tc>
        <w:tc>
          <w:tcPr>
            <w:tcW w:w="197" w:type="pct"/>
            <w:noWrap/>
            <w:vAlign w:val="bottom"/>
            <w:hideMark/>
          </w:tcPr>
          <w:p w14:paraId="381325A9"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c>
          <w:tcPr>
            <w:tcW w:w="187" w:type="pct"/>
            <w:noWrap/>
            <w:vAlign w:val="bottom"/>
            <w:hideMark/>
          </w:tcPr>
          <w:p w14:paraId="51988894"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p>
        </w:tc>
        <w:tc>
          <w:tcPr>
            <w:tcW w:w="197" w:type="pct"/>
            <w:noWrap/>
            <w:vAlign w:val="bottom"/>
            <w:hideMark/>
          </w:tcPr>
          <w:p w14:paraId="63BC7AD8"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r>
      <w:tr w:rsidR="00232EE5" w:rsidRPr="00A13A6C" w14:paraId="17E1E349" w14:textId="77777777" w:rsidTr="009F15AA">
        <w:trPr>
          <w:trHeight w:val="288"/>
        </w:trPr>
        <w:tc>
          <w:tcPr>
            <w:tcW w:w="479" w:type="pct"/>
            <w:vMerge/>
            <w:vAlign w:val="center"/>
            <w:hideMark/>
          </w:tcPr>
          <w:p w14:paraId="2C14A82D"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355" w:type="pct"/>
            <w:noWrap/>
            <w:vAlign w:val="bottom"/>
            <w:hideMark/>
          </w:tcPr>
          <w:p w14:paraId="2F84800B"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Solanaeae</w:t>
            </w:r>
          </w:p>
        </w:tc>
        <w:tc>
          <w:tcPr>
            <w:tcW w:w="289" w:type="pct"/>
            <w:noWrap/>
            <w:vAlign w:val="bottom"/>
            <w:hideMark/>
          </w:tcPr>
          <w:p w14:paraId="0930FA98"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w:t>
            </w:r>
          </w:p>
        </w:tc>
        <w:tc>
          <w:tcPr>
            <w:tcW w:w="698" w:type="pct"/>
            <w:noWrap/>
            <w:vAlign w:val="bottom"/>
            <w:hideMark/>
          </w:tcPr>
          <w:p w14:paraId="370A4F78"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w:t>
            </w:r>
          </w:p>
        </w:tc>
        <w:tc>
          <w:tcPr>
            <w:tcW w:w="209" w:type="pct"/>
            <w:noWrap/>
            <w:vAlign w:val="bottom"/>
            <w:hideMark/>
          </w:tcPr>
          <w:p w14:paraId="2197758E"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197" w:type="pct"/>
            <w:noWrap/>
            <w:vAlign w:val="bottom"/>
            <w:hideMark/>
          </w:tcPr>
          <w:p w14:paraId="4A857C96"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87" w:type="pct"/>
            <w:noWrap/>
            <w:vAlign w:val="bottom"/>
            <w:hideMark/>
          </w:tcPr>
          <w:p w14:paraId="7E096293"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97" w:type="pct"/>
            <w:noWrap/>
            <w:vAlign w:val="bottom"/>
            <w:hideMark/>
          </w:tcPr>
          <w:p w14:paraId="4917AAAC"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209" w:type="pct"/>
            <w:noWrap/>
            <w:vAlign w:val="bottom"/>
            <w:hideMark/>
          </w:tcPr>
          <w:p w14:paraId="2BFB5955"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14</w:t>
            </w:r>
          </w:p>
        </w:tc>
        <w:tc>
          <w:tcPr>
            <w:tcW w:w="197" w:type="pct"/>
            <w:noWrap/>
            <w:vAlign w:val="bottom"/>
            <w:hideMark/>
          </w:tcPr>
          <w:p w14:paraId="649EEB57"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c>
          <w:tcPr>
            <w:tcW w:w="209" w:type="pct"/>
            <w:noWrap/>
            <w:vAlign w:val="bottom"/>
            <w:hideMark/>
          </w:tcPr>
          <w:p w14:paraId="3FB7642A"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34137</w:t>
            </w:r>
          </w:p>
        </w:tc>
        <w:tc>
          <w:tcPr>
            <w:tcW w:w="197" w:type="pct"/>
            <w:noWrap/>
            <w:vAlign w:val="bottom"/>
            <w:hideMark/>
          </w:tcPr>
          <w:p w14:paraId="798A66E3"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c>
          <w:tcPr>
            <w:tcW w:w="209" w:type="pct"/>
            <w:noWrap/>
            <w:vAlign w:val="bottom"/>
            <w:hideMark/>
          </w:tcPr>
          <w:p w14:paraId="4D9A052E"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p>
        </w:tc>
        <w:tc>
          <w:tcPr>
            <w:tcW w:w="197" w:type="pct"/>
            <w:noWrap/>
            <w:vAlign w:val="bottom"/>
            <w:hideMark/>
          </w:tcPr>
          <w:p w14:paraId="28C59326"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209" w:type="pct"/>
            <w:noWrap/>
            <w:vAlign w:val="bottom"/>
            <w:hideMark/>
          </w:tcPr>
          <w:p w14:paraId="3EAADFB0"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97" w:type="pct"/>
            <w:noWrap/>
            <w:vAlign w:val="bottom"/>
            <w:hideMark/>
          </w:tcPr>
          <w:p w14:paraId="3C543655"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87" w:type="pct"/>
            <w:noWrap/>
            <w:vAlign w:val="bottom"/>
            <w:hideMark/>
          </w:tcPr>
          <w:p w14:paraId="05B53B17"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97" w:type="pct"/>
            <w:noWrap/>
            <w:vAlign w:val="bottom"/>
            <w:hideMark/>
          </w:tcPr>
          <w:p w14:paraId="14A89D87"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87" w:type="pct"/>
            <w:noWrap/>
            <w:vAlign w:val="bottom"/>
            <w:hideMark/>
          </w:tcPr>
          <w:p w14:paraId="23AFF20D"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97" w:type="pct"/>
            <w:noWrap/>
            <w:vAlign w:val="bottom"/>
            <w:hideMark/>
          </w:tcPr>
          <w:p w14:paraId="2FE5A46E"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r>
      <w:tr w:rsidR="00232EE5" w:rsidRPr="00A13A6C" w14:paraId="76ACFB32" w14:textId="77777777" w:rsidTr="009F15AA">
        <w:trPr>
          <w:trHeight w:val="288"/>
        </w:trPr>
        <w:tc>
          <w:tcPr>
            <w:tcW w:w="479" w:type="pct"/>
            <w:vMerge/>
            <w:vAlign w:val="center"/>
            <w:hideMark/>
          </w:tcPr>
          <w:p w14:paraId="4FD91A65"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355" w:type="pct"/>
            <w:noWrap/>
            <w:vAlign w:val="bottom"/>
            <w:hideMark/>
          </w:tcPr>
          <w:p w14:paraId="56D67B58"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Apiaceae</w:t>
            </w:r>
          </w:p>
        </w:tc>
        <w:tc>
          <w:tcPr>
            <w:tcW w:w="289" w:type="pct"/>
            <w:noWrap/>
            <w:vAlign w:val="bottom"/>
            <w:hideMark/>
          </w:tcPr>
          <w:p w14:paraId="7D46B2F6"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w:t>
            </w:r>
          </w:p>
        </w:tc>
        <w:tc>
          <w:tcPr>
            <w:tcW w:w="698" w:type="pct"/>
            <w:noWrap/>
            <w:vAlign w:val="bottom"/>
            <w:hideMark/>
          </w:tcPr>
          <w:p w14:paraId="1C4C78F6"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w:t>
            </w:r>
          </w:p>
        </w:tc>
        <w:tc>
          <w:tcPr>
            <w:tcW w:w="209" w:type="pct"/>
            <w:noWrap/>
            <w:vAlign w:val="bottom"/>
            <w:hideMark/>
          </w:tcPr>
          <w:p w14:paraId="3CC936EE"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5237</w:t>
            </w:r>
          </w:p>
        </w:tc>
        <w:tc>
          <w:tcPr>
            <w:tcW w:w="197" w:type="pct"/>
            <w:noWrap/>
            <w:vAlign w:val="bottom"/>
            <w:hideMark/>
          </w:tcPr>
          <w:p w14:paraId="0E4D1FD5"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c>
          <w:tcPr>
            <w:tcW w:w="187" w:type="pct"/>
            <w:noWrap/>
            <w:vAlign w:val="bottom"/>
            <w:hideMark/>
          </w:tcPr>
          <w:p w14:paraId="3FCAD9EA"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p>
        </w:tc>
        <w:tc>
          <w:tcPr>
            <w:tcW w:w="197" w:type="pct"/>
            <w:noWrap/>
            <w:vAlign w:val="bottom"/>
            <w:hideMark/>
          </w:tcPr>
          <w:p w14:paraId="6416ADF0"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209" w:type="pct"/>
            <w:noWrap/>
            <w:vAlign w:val="bottom"/>
            <w:hideMark/>
          </w:tcPr>
          <w:p w14:paraId="551BB869"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97" w:type="pct"/>
            <w:noWrap/>
            <w:vAlign w:val="bottom"/>
            <w:hideMark/>
          </w:tcPr>
          <w:p w14:paraId="237E8763"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209" w:type="pct"/>
            <w:noWrap/>
            <w:vAlign w:val="bottom"/>
            <w:hideMark/>
          </w:tcPr>
          <w:p w14:paraId="481CA261"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935</w:t>
            </w:r>
          </w:p>
        </w:tc>
        <w:tc>
          <w:tcPr>
            <w:tcW w:w="197" w:type="pct"/>
            <w:noWrap/>
            <w:vAlign w:val="bottom"/>
            <w:hideMark/>
          </w:tcPr>
          <w:p w14:paraId="0D8E2CAC"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c>
          <w:tcPr>
            <w:tcW w:w="209" w:type="pct"/>
            <w:noWrap/>
            <w:vAlign w:val="bottom"/>
            <w:hideMark/>
          </w:tcPr>
          <w:p w14:paraId="22547643"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p>
        </w:tc>
        <w:tc>
          <w:tcPr>
            <w:tcW w:w="197" w:type="pct"/>
            <w:noWrap/>
            <w:vAlign w:val="bottom"/>
            <w:hideMark/>
          </w:tcPr>
          <w:p w14:paraId="1D49AF86"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209" w:type="pct"/>
            <w:noWrap/>
            <w:vAlign w:val="bottom"/>
            <w:hideMark/>
          </w:tcPr>
          <w:p w14:paraId="2EDF7096"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97" w:type="pct"/>
            <w:noWrap/>
            <w:vAlign w:val="bottom"/>
            <w:hideMark/>
          </w:tcPr>
          <w:p w14:paraId="4CEEFA37"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87" w:type="pct"/>
            <w:noWrap/>
            <w:vAlign w:val="bottom"/>
            <w:hideMark/>
          </w:tcPr>
          <w:p w14:paraId="0701F403"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97" w:type="pct"/>
            <w:noWrap/>
            <w:vAlign w:val="bottom"/>
            <w:hideMark/>
          </w:tcPr>
          <w:p w14:paraId="70FADD5F"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87" w:type="pct"/>
            <w:noWrap/>
            <w:vAlign w:val="bottom"/>
            <w:hideMark/>
          </w:tcPr>
          <w:p w14:paraId="630B6DE3"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97" w:type="pct"/>
            <w:noWrap/>
            <w:vAlign w:val="bottom"/>
            <w:hideMark/>
          </w:tcPr>
          <w:p w14:paraId="4883785A"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r>
      <w:tr w:rsidR="00232EE5" w:rsidRPr="00A13A6C" w14:paraId="53ECD207" w14:textId="77777777" w:rsidTr="009F15AA">
        <w:trPr>
          <w:trHeight w:val="288"/>
        </w:trPr>
        <w:tc>
          <w:tcPr>
            <w:tcW w:w="479" w:type="pct"/>
            <w:vMerge/>
            <w:vAlign w:val="center"/>
            <w:hideMark/>
          </w:tcPr>
          <w:p w14:paraId="652D9995"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355" w:type="pct"/>
            <w:noWrap/>
            <w:vAlign w:val="bottom"/>
            <w:hideMark/>
          </w:tcPr>
          <w:p w14:paraId="2169E30A"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Rubicaceae</w:t>
            </w:r>
          </w:p>
        </w:tc>
        <w:tc>
          <w:tcPr>
            <w:tcW w:w="289" w:type="pct"/>
            <w:noWrap/>
            <w:vAlign w:val="bottom"/>
            <w:hideMark/>
          </w:tcPr>
          <w:p w14:paraId="7637BE69"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Galium</w:t>
            </w:r>
          </w:p>
        </w:tc>
        <w:tc>
          <w:tcPr>
            <w:tcW w:w="698" w:type="pct"/>
            <w:noWrap/>
            <w:vAlign w:val="bottom"/>
            <w:hideMark/>
          </w:tcPr>
          <w:p w14:paraId="5390C2CC"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w:t>
            </w:r>
          </w:p>
        </w:tc>
        <w:tc>
          <w:tcPr>
            <w:tcW w:w="209" w:type="pct"/>
            <w:noWrap/>
            <w:vAlign w:val="bottom"/>
            <w:hideMark/>
          </w:tcPr>
          <w:p w14:paraId="738DE14D"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197" w:type="pct"/>
            <w:noWrap/>
            <w:vAlign w:val="bottom"/>
            <w:hideMark/>
          </w:tcPr>
          <w:p w14:paraId="250934F8"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87" w:type="pct"/>
            <w:noWrap/>
            <w:vAlign w:val="bottom"/>
            <w:hideMark/>
          </w:tcPr>
          <w:p w14:paraId="6D41DA71"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97" w:type="pct"/>
            <w:noWrap/>
            <w:vAlign w:val="bottom"/>
            <w:hideMark/>
          </w:tcPr>
          <w:p w14:paraId="126624C7"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209" w:type="pct"/>
            <w:noWrap/>
            <w:vAlign w:val="bottom"/>
            <w:hideMark/>
          </w:tcPr>
          <w:p w14:paraId="739DA65B"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97" w:type="pct"/>
            <w:noWrap/>
            <w:vAlign w:val="bottom"/>
            <w:hideMark/>
          </w:tcPr>
          <w:p w14:paraId="0203D684"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209" w:type="pct"/>
            <w:noWrap/>
            <w:vAlign w:val="bottom"/>
            <w:hideMark/>
          </w:tcPr>
          <w:p w14:paraId="68493754"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97" w:type="pct"/>
            <w:noWrap/>
            <w:vAlign w:val="bottom"/>
            <w:hideMark/>
          </w:tcPr>
          <w:p w14:paraId="5BDC8641"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209" w:type="pct"/>
            <w:noWrap/>
            <w:vAlign w:val="bottom"/>
            <w:hideMark/>
          </w:tcPr>
          <w:p w14:paraId="36175C4E"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97" w:type="pct"/>
            <w:noWrap/>
            <w:vAlign w:val="bottom"/>
            <w:hideMark/>
          </w:tcPr>
          <w:p w14:paraId="393CFD5E"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209" w:type="pct"/>
            <w:noWrap/>
            <w:vAlign w:val="bottom"/>
            <w:hideMark/>
          </w:tcPr>
          <w:p w14:paraId="73D0E19A"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97" w:type="pct"/>
            <w:noWrap/>
            <w:vAlign w:val="bottom"/>
            <w:hideMark/>
          </w:tcPr>
          <w:p w14:paraId="2F6BC4B6"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87" w:type="pct"/>
            <w:noWrap/>
            <w:vAlign w:val="bottom"/>
            <w:hideMark/>
          </w:tcPr>
          <w:p w14:paraId="54664605"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1230</w:t>
            </w:r>
          </w:p>
        </w:tc>
        <w:tc>
          <w:tcPr>
            <w:tcW w:w="197" w:type="pct"/>
            <w:noWrap/>
            <w:vAlign w:val="bottom"/>
            <w:hideMark/>
          </w:tcPr>
          <w:p w14:paraId="729907BA"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c>
          <w:tcPr>
            <w:tcW w:w="187" w:type="pct"/>
            <w:noWrap/>
            <w:vAlign w:val="bottom"/>
            <w:hideMark/>
          </w:tcPr>
          <w:p w14:paraId="73CA6992"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p>
        </w:tc>
        <w:tc>
          <w:tcPr>
            <w:tcW w:w="197" w:type="pct"/>
            <w:noWrap/>
            <w:vAlign w:val="bottom"/>
            <w:hideMark/>
          </w:tcPr>
          <w:p w14:paraId="374101BF"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r>
      <w:tr w:rsidR="00232EE5" w:rsidRPr="00A13A6C" w14:paraId="5CC32EC2" w14:textId="77777777" w:rsidTr="009F15AA">
        <w:trPr>
          <w:trHeight w:val="288"/>
        </w:trPr>
        <w:tc>
          <w:tcPr>
            <w:tcW w:w="479" w:type="pct"/>
            <w:vMerge/>
            <w:vAlign w:val="center"/>
            <w:hideMark/>
          </w:tcPr>
          <w:p w14:paraId="3F4247FC"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355" w:type="pct"/>
            <w:noWrap/>
            <w:vAlign w:val="bottom"/>
            <w:hideMark/>
          </w:tcPr>
          <w:p w14:paraId="6CD06889"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Campanulaceae</w:t>
            </w:r>
          </w:p>
        </w:tc>
        <w:tc>
          <w:tcPr>
            <w:tcW w:w="289" w:type="pct"/>
            <w:noWrap/>
            <w:vAlign w:val="bottom"/>
            <w:hideMark/>
          </w:tcPr>
          <w:p w14:paraId="12472F62"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698" w:type="pct"/>
            <w:noWrap/>
            <w:vAlign w:val="bottom"/>
            <w:hideMark/>
          </w:tcPr>
          <w:p w14:paraId="4FF16D63"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209" w:type="pct"/>
            <w:noWrap/>
            <w:vAlign w:val="bottom"/>
            <w:hideMark/>
          </w:tcPr>
          <w:p w14:paraId="7BFE3DF0"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97" w:type="pct"/>
            <w:noWrap/>
            <w:vAlign w:val="bottom"/>
            <w:hideMark/>
          </w:tcPr>
          <w:p w14:paraId="639B0B42"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87" w:type="pct"/>
            <w:noWrap/>
            <w:vAlign w:val="bottom"/>
            <w:hideMark/>
          </w:tcPr>
          <w:p w14:paraId="4E0BD28B"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97" w:type="pct"/>
            <w:noWrap/>
            <w:vAlign w:val="bottom"/>
            <w:hideMark/>
          </w:tcPr>
          <w:p w14:paraId="36990A18"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209" w:type="pct"/>
            <w:noWrap/>
            <w:vAlign w:val="bottom"/>
            <w:hideMark/>
          </w:tcPr>
          <w:p w14:paraId="28250E44"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97" w:type="pct"/>
            <w:noWrap/>
            <w:vAlign w:val="bottom"/>
            <w:hideMark/>
          </w:tcPr>
          <w:p w14:paraId="30A10E7C"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209" w:type="pct"/>
            <w:noWrap/>
            <w:vAlign w:val="bottom"/>
            <w:hideMark/>
          </w:tcPr>
          <w:p w14:paraId="2DB58556"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97" w:type="pct"/>
            <w:noWrap/>
            <w:vAlign w:val="bottom"/>
            <w:hideMark/>
          </w:tcPr>
          <w:p w14:paraId="27C9095D"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209" w:type="pct"/>
            <w:noWrap/>
            <w:vAlign w:val="bottom"/>
            <w:hideMark/>
          </w:tcPr>
          <w:p w14:paraId="6678F572"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97" w:type="pct"/>
            <w:noWrap/>
            <w:vAlign w:val="bottom"/>
            <w:hideMark/>
          </w:tcPr>
          <w:p w14:paraId="496D0D40"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209" w:type="pct"/>
            <w:noWrap/>
            <w:vAlign w:val="bottom"/>
            <w:hideMark/>
          </w:tcPr>
          <w:p w14:paraId="77A22D3C"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97" w:type="pct"/>
            <w:noWrap/>
            <w:vAlign w:val="bottom"/>
            <w:hideMark/>
          </w:tcPr>
          <w:p w14:paraId="23AE4099" w14:textId="77777777" w:rsidR="00232EE5" w:rsidRPr="00A13A6C" w:rsidRDefault="00232EE5" w:rsidP="009F15AA">
            <w:pPr>
              <w:spacing w:after="0" w:line="240" w:lineRule="auto"/>
              <w:rPr>
                <w:rFonts w:ascii="Times New Roman" w:eastAsia="Times New Roman" w:hAnsi="Times New Roman" w:cs="Times New Roman"/>
                <w:sz w:val="16"/>
                <w:szCs w:val="16"/>
                <w:lang w:eastAsia="en-GB"/>
              </w:rPr>
            </w:pPr>
          </w:p>
        </w:tc>
        <w:tc>
          <w:tcPr>
            <w:tcW w:w="187" w:type="pct"/>
            <w:noWrap/>
            <w:vAlign w:val="bottom"/>
            <w:hideMark/>
          </w:tcPr>
          <w:p w14:paraId="6EF0F356"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506</w:t>
            </w:r>
          </w:p>
        </w:tc>
        <w:tc>
          <w:tcPr>
            <w:tcW w:w="197" w:type="pct"/>
            <w:noWrap/>
            <w:vAlign w:val="bottom"/>
            <w:hideMark/>
          </w:tcPr>
          <w:p w14:paraId="2CB42E91"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c>
          <w:tcPr>
            <w:tcW w:w="187" w:type="pct"/>
            <w:noWrap/>
            <w:vAlign w:val="bottom"/>
            <w:hideMark/>
          </w:tcPr>
          <w:p w14:paraId="176B4220"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388</w:t>
            </w:r>
          </w:p>
        </w:tc>
        <w:tc>
          <w:tcPr>
            <w:tcW w:w="197" w:type="pct"/>
            <w:noWrap/>
            <w:vAlign w:val="bottom"/>
            <w:hideMark/>
          </w:tcPr>
          <w:p w14:paraId="08D48A1D"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r>
      <w:tr w:rsidR="00232EE5" w:rsidRPr="00A13A6C" w14:paraId="0A24079B" w14:textId="77777777" w:rsidTr="009F15AA">
        <w:trPr>
          <w:trHeight w:val="288"/>
        </w:trPr>
        <w:tc>
          <w:tcPr>
            <w:tcW w:w="479" w:type="pct"/>
            <w:vMerge w:val="restart"/>
            <w:noWrap/>
            <w:vAlign w:val="bottom"/>
            <w:hideMark/>
          </w:tcPr>
          <w:p w14:paraId="46E5B978" w14:textId="77777777" w:rsidR="00232EE5" w:rsidRPr="00A13A6C" w:rsidRDefault="00232EE5" w:rsidP="009F15AA">
            <w:pPr>
              <w:spacing w:after="0" w:line="240" w:lineRule="auto"/>
              <w:jc w:val="center"/>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Shrubs</w:t>
            </w:r>
          </w:p>
        </w:tc>
        <w:tc>
          <w:tcPr>
            <w:tcW w:w="355" w:type="pct"/>
            <w:noWrap/>
            <w:vAlign w:val="bottom"/>
            <w:hideMark/>
          </w:tcPr>
          <w:p w14:paraId="76090722"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Ericaceae</w:t>
            </w:r>
          </w:p>
        </w:tc>
        <w:tc>
          <w:tcPr>
            <w:tcW w:w="289" w:type="pct"/>
            <w:noWrap/>
            <w:vAlign w:val="bottom"/>
            <w:hideMark/>
          </w:tcPr>
          <w:p w14:paraId="53639BB0"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w:t>
            </w:r>
          </w:p>
        </w:tc>
        <w:tc>
          <w:tcPr>
            <w:tcW w:w="698" w:type="pct"/>
            <w:noWrap/>
            <w:vAlign w:val="bottom"/>
            <w:hideMark/>
          </w:tcPr>
          <w:p w14:paraId="2F587DFD"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w:t>
            </w:r>
          </w:p>
        </w:tc>
        <w:tc>
          <w:tcPr>
            <w:tcW w:w="209" w:type="pct"/>
            <w:noWrap/>
            <w:vAlign w:val="bottom"/>
            <w:hideMark/>
          </w:tcPr>
          <w:p w14:paraId="70E61E96"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47304BDD"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87" w:type="pct"/>
            <w:noWrap/>
            <w:vAlign w:val="bottom"/>
            <w:hideMark/>
          </w:tcPr>
          <w:p w14:paraId="22DB425E"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508DC4E6"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209" w:type="pct"/>
            <w:noWrap/>
            <w:vAlign w:val="bottom"/>
            <w:hideMark/>
          </w:tcPr>
          <w:p w14:paraId="69C78099"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477</w:t>
            </w:r>
          </w:p>
        </w:tc>
        <w:tc>
          <w:tcPr>
            <w:tcW w:w="197" w:type="pct"/>
            <w:noWrap/>
            <w:vAlign w:val="bottom"/>
            <w:hideMark/>
          </w:tcPr>
          <w:p w14:paraId="259D4DA4"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c>
          <w:tcPr>
            <w:tcW w:w="209" w:type="pct"/>
            <w:noWrap/>
            <w:vAlign w:val="bottom"/>
            <w:hideMark/>
          </w:tcPr>
          <w:p w14:paraId="1EB8612D"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2274B199"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209" w:type="pct"/>
            <w:noWrap/>
            <w:vAlign w:val="bottom"/>
            <w:hideMark/>
          </w:tcPr>
          <w:p w14:paraId="71CE0189"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465</w:t>
            </w:r>
          </w:p>
        </w:tc>
        <w:tc>
          <w:tcPr>
            <w:tcW w:w="197" w:type="pct"/>
            <w:noWrap/>
            <w:vAlign w:val="bottom"/>
            <w:hideMark/>
          </w:tcPr>
          <w:p w14:paraId="071DE580"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25</w:t>
            </w:r>
          </w:p>
        </w:tc>
        <w:tc>
          <w:tcPr>
            <w:tcW w:w="209" w:type="pct"/>
            <w:noWrap/>
            <w:vAlign w:val="bottom"/>
            <w:hideMark/>
          </w:tcPr>
          <w:p w14:paraId="20FA1560"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3512CE5B"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87" w:type="pct"/>
            <w:noWrap/>
            <w:vAlign w:val="bottom"/>
            <w:hideMark/>
          </w:tcPr>
          <w:p w14:paraId="2D8341AA"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819</w:t>
            </w:r>
          </w:p>
        </w:tc>
        <w:tc>
          <w:tcPr>
            <w:tcW w:w="197" w:type="pct"/>
            <w:noWrap/>
            <w:vAlign w:val="bottom"/>
            <w:hideMark/>
          </w:tcPr>
          <w:p w14:paraId="1F7AF0F9"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37.5</w:t>
            </w:r>
          </w:p>
        </w:tc>
        <w:tc>
          <w:tcPr>
            <w:tcW w:w="187" w:type="pct"/>
            <w:noWrap/>
            <w:vAlign w:val="bottom"/>
            <w:hideMark/>
          </w:tcPr>
          <w:p w14:paraId="4A7B4E9B"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77837B74"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r>
      <w:tr w:rsidR="00232EE5" w:rsidRPr="00A13A6C" w14:paraId="67EC4E01" w14:textId="77777777" w:rsidTr="009F15AA">
        <w:trPr>
          <w:trHeight w:val="288"/>
        </w:trPr>
        <w:tc>
          <w:tcPr>
            <w:tcW w:w="479" w:type="pct"/>
            <w:vMerge/>
            <w:vAlign w:val="center"/>
            <w:hideMark/>
          </w:tcPr>
          <w:p w14:paraId="23447F88"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355" w:type="pct"/>
            <w:noWrap/>
            <w:vAlign w:val="bottom"/>
            <w:hideMark/>
          </w:tcPr>
          <w:p w14:paraId="15DD3D0E"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Adoxacae</w:t>
            </w:r>
          </w:p>
        </w:tc>
        <w:tc>
          <w:tcPr>
            <w:tcW w:w="289" w:type="pct"/>
            <w:noWrap/>
            <w:vAlign w:val="bottom"/>
            <w:hideMark/>
          </w:tcPr>
          <w:p w14:paraId="637C01D9"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Sambucus</w:t>
            </w:r>
          </w:p>
        </w:tc>
        <w:tc>
          <w:tcPr>
            <w:tcW w:w="698" w:type="pct"/>
            <w:noWrap/>
            <w:vAlign w:val="bottom"/>
            <w:hideMark/>
          </w:tcPr>
          <w:p w14:paraId="275FD1C7"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Sambucus racemosa</w:t>
            </w:r>
          </w:p>
        </w:tc>
        <w:tc>
          <w:tcPr>
            <w:tcW w:w="209" w:type="pct"/>
            <w:noWrap/>
            <w:vAlign w:val="bottom"/>
            <w:hideMark/>
          </w:tcPr>
          <w:p w14:paraId="21FF8102"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6204E8AA"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87" w:type="pct"/>
            <w:noWrap/>
            <w:vAlign w:val="bottom"/>
            <w:hideMark/>
          </w:tcPr>
          <w:p w14:paraId="715EB1C6"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58D6E7F9"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209" w:type="pct"/>
            <w:noWrap/>
            <w:vAlign w:val="bottom"/>
            <w:hideMark/>
          </w:tcPr>
          <w:p w14:paraId="478E1CCA"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31F3495A"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209" w:type="pct"/>
            <w:noWrap/>
            <w:vAlign w:val="bottom"/>
            <w:hideMark/>
          </w:tcPr>
          <w:p w14:paraId="5D51BE9C"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240A5A5D"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209" w:type="pct"/>
            <w:noWrap/>
            <w:vAlign w:val="bottom"/>
            <w:hideMark/>
          </w:tcPr>
          <w:p w14:paraId="3C3966A5"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01239F03"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209" w:type="pct"/>
            <w:noWrap/>
            <w:vAlign w:val="bottom"/>
            <w:hideMark/>
          </w:tcPr>
          <w:p w14:paraId="4E97EC1D"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3549ECF4"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87" w:type="pct"/>
            <w:noWrap/>
            <w:vAlign w:val="bottom"/>
            <w:hideMark/>
          </w:tcPr>
          <w:p w14:paraId="70141877"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4</w:t>
            </w:r>
          </w:p>
        </w:tc>
        <w:tc>
          <w:tcPr>
            <w:tcW w:w="197" w:type="pct"/>
            <w:noWrap/>
            <w:vAlign w:val="bottom"/>
            <w:hideMark/>
          </w:tcPr>
          <w:p w14:paraId="4DFB868A"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c>
          <w:tcPr>
            <w:tcW w:w="187" w:type="pct"/>
            <w:noWrap/>
            <w:vAlign w:val="bottom"/>
            <w:hideMark/>
          </w:tcPr>
          <w:p w14:paraId="456538F8"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57475DF4"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r>
      <w:tr w:rsidR="00232EE5" w:rsidRPr="00A13A6C" w14:paraId="32418FA1" w14:textId="77777777" w:rsidTr="009F15AA">
        <w:trPr>
          <w:trHeight w:val="288"/>
        </w:trPr>
        <w:tc>
          <w:tcPr>
            <w:tcW w:w="479" w:type="pct"/>
            <w:vMerge w:val="restart"/>
            <w:noWrap/>
            <w:vAlign w:val="bottom"/>
            <w:hideMark/>
          </w:tcPr>
          <w:p w14:paraId="6F795992" w14:textId="77777777" w:rsidR="00232EE5" w:rsidRPr="00A13A6C" w:rsidRDefault="00232EE5" w:rsidP="009F15AA">
            <w:pPr>
              <w:spacing w:after="0" w:line="240" w:lineRule="auto"/>
              <w:jc w:val="center"/>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Trees</w:t>
            </w:r>
          </w:p>
        </w:tc>
        <w:tc>
          <w:tcPr>
            <w:tcW w:w="355" w:type="pct"/>
            <w:noWrap/>
            <w:vAlign w:val="bottom"/>
            <w:hideMark/>
          </w:tcPr>
          <w:p w14:paraId="1D6E34BF"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Pinaceae</w:t>
            </w:r>
          </w:p>
        </w:tc>
        <w:tc>
          <w:tcPr>
            <w:tcW w:w="289" w:type="pct"/>
            <w:noWrap/>
            <w:vAlign w:val="bottom"/>
            <w:hideMark/>
          </w:tcPr>
          <w:p w14:paraId="27EA3CDC"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Picea</w:t>
            </w:r>
          </w:p>
        </w:tc>
        <w:tc>
          <w:tcPr>
            <w:tcW w:w="698" w:type="pct"/>
            <w:noWrap/>
            <w:vAlign w:val="bottom"/>
            <w:hideMark/>
          </w:tcPr>
          <w:p w14:paraId="602D839C"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w:t>
            </w:r>
          </w:p>
        </w:tc>
        <w:tc>
          <w:tcPr>
            <w:tcW w:w="209" w:type="pct"/>
            <w:noWrap/>
            <w:vAlign w:val="bottom"/>
            <w:hideMark/>
          </w:tcPr>
          <w:p w14:paraId="4D1EE0A5"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15053</w:t>
            </w:r>
          </w:p>
        </w:tc>
        <w:tc>
          <w:tcPr>
            <w:tcW w:w="197" w:type="pct"/>
            <w:noWrap/>
            <w:vAlign w:val="bottom"/>
            <w:hideMark/>
          </w:tcPr>
          <w:p w14:paraId="349D0624"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12.5</w:t>
            </w:r>
          </w:p>
        </w:tc>
        <w:tc>
          <w:tcPr>
            <w:tcW w:w="187" w:type="pct"/>
            <w:noWrap/>
            <w:vAlign w:val="bottom"/>
            <w:hideMark/>
          </w:tcPr>
          <w:p w14:paraId="070151A6"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58A5F41E"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209" w:type="pct"/>
            <w:noWrap/>
            <w:vAlign w:val="bottom"/>
            <w:hideMark/>
          </w:tcPr>
          <w:p w14:paraId="7193002E"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2F7AEA62"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209" w:type="pct"/>
            <w:noWrap/>
            <w:vAlign w:val="bottom"/>
            <w:hideMark/>
          </w:tcPr>
          <w:p w14:paraId="197E8D3E"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26FD3C9F"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209" w:type="pct"/>
            <w:noWrap/>
            <w:vAlign w:val="bottom"/>
            <w:hideMark/>
          </w:tcPr>
          <w:p w14:paraId="5C0B62F9"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3BE0C1AD"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209" w:type="pct"/>
            <w:noWrap/>
            <w:vAlign w:val="bottom"/>
            <w:hideMark/>
          </w:tcPr>
          <w:p w14:paraId="3872CDCF"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274E4E60"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87" w:type="pct"/>
            <w:noWrap/>
            <w:vAlign w:val="bottom"/>
            <w:hideMark/>
          </w:tcPr>
          <w:p w14:paraId="022179FE"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5951B2D4"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87" w:type="pct"/>
            <w:noWrap/>
            <w:vAlign w:val="bottom"/>
            <w:hideMark/>
          </w:tcPr>
          <w:p w14:paraId="2E4659A4"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5BE9C543"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r>
      <w:tr w:rsidR="00232EE5" w:rsidRPr="00A13A6C" w14:paraId="09355A9F" w14:textId="77777777" w:rsidTr="009F15AA">
        <w:trPr>
          <w:trHeight w:val="288"/>
        </w:trPr>
        <w:tc>
          <w:tcPr>
            <w:tcW w:w="479" w:type="pct"/>
            <w:vMerge/>
            <w:vAlign w:val="center"/>
            <w:hideMark/>
          </w:tcPr>
          <w:p w14:paraId="182FE9BC"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355" w:type="pct"/>
            <w:noWrap/>
            <w:vAlign w:val="bottom"/>
            <w:hideMark/>
          </w:tcPr>
          <w:p w14:paraId="01268766"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Betulaceae</w:t>
            </w:r>
          </w:p>
        </w:tc>
        <w:tc>
          <w:tcPr>
            <w:tcW w:w="289" w:type="pct"/>
            <w:noWrap/>
            <w:vAlign w:val="bottom"/>
            <w:hideMark/>
          </w:tcPr>
          <w:p w14:paraId="3E250D13"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Betula</w:t>
            </w:r>
          </w:p>
        </w:tc>
        <w:tc>
          <w:tcPr>
            <w:tcW w:w="698" w:type="pct"/>
            <w:noWrap/>
            <w:vAlign w:val="bottom"/>
            <w:hideMark/>
          </w:tcPr>
          <w:p w14:paraId="2E737483"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w:t>
            </w:r>
          </w:p>
        </w:tc>
        <w:tc>
          <w:tcPr>
            <w:tcW w:w="209" w:type="pct"/>
            <w:noWrap/>
            <w:vAlign w:val="bottom"/>
            <w:hideMark/>
          </w:tcPr>
          <w:p w14:paraId="1E498608"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05A79C7A"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87" w:type="pct"/>
            <w:noWrap/>
            <w:vAlign w:val="bottom"/>
            <w:hideMark/>
          </w:tcPr>
          <w:p w14:paraId="0A2AB74F"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23C71403"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209" w:type="pct"/>
            <w:noWrap/>
            <w:vAlign w:val="bottom"/>
            <w:hideMark/>
          </w:tcPr>
          <w:p w14:paraId="2757876A"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63F2BC8E"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209" w:type="pct"/>
            <w:noWrap/>
            <w:vAlign w:val="bottom"/>
            <w:hideMark/>
          </w:tcPr>
          <w:p w14:paraId="723885A0"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14499</w:t>
            </w:r>
          </w:p>
        </w:tc>
        <w:tc>
          <w:tcPr>
            <w:tcW w:w="197" w:type="pct"/>
            <w:noWrap/>
            <w:vAlign w:val="bottom"/>
            <w:hideMark/>
          </w:tcPr>
          <w:p w14:paraId="7D6B367E"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75</w:t>
            </w:r>
          </w:p>
        </w:tc>
        <w:tc>
          <w:tcPr>
            <w:tcW w:w="209" w:type="pct"/>
            <w:noWrap/>
            <w:vAlign w:val="bottom"/>
            <w:hideMark/>
          </w:tcPr>
          <w:p w14:paraId="15168B38"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1CE7982C"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209" w:type="pct"/>
            <w:noWrap/>
            <w:vAlign w:val="bottom"/>
            <w:hideMark/>
          </w:tcPr>
          <w:p w14:paraId="7BC585A1"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63A473C9"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87" w:type="pct"/>
            <w:noWrap/>
            <w:vAlign w:val="bottom"/>
            <w:hideMark/>
          </w:tcPr>
          <w:p w14:paraId="36FAE16D"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51A6F2A8"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87" w:type="pct"/>
            <w:noWrap/>
            <w:vAlign w:val="bottom"/>
            <w:hideMark/>
          </w:tcPr>
          <w:p w14:paraId="0CB7EBA1"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06D735BD"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r>
      <w:tr w:rsidR="00232EE5" w:rsidRPr="00A13A6C" w14:paraId="704F05CC" w14:textId="77777777" w:rsidTr="009F15AA">
        <w:trPr>
          <w:trHeight w:val="288"/>
        </w:trPr>
        <w:tc>
          <w:tcPr>
            <w:tcW w:w="479" w:type="pct"/>
            <w:vMerge/>
            <w:vAlign w:val="center"/>
            <w:hideMark/>
          </w:tcPr>
          <w:p w14:paraId="5EE239C3"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p>
        </w:tc>
        <w:tc>
          <w:tcPr>
            <w:tcW w:w="355" w:type="pct"/>
            <w:noWrap/>
            <w:vAlign w:val="bottom"/>
            <w:hideMark/>
          </w:tcPr>
          <w:p w14:paraId="27CEC9EE"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Taxaceae</w:t>
            </w:r>
          </w:p>
        </w:tc>
        <w:tc>
          <w:tcPr>
            <w:tcW w:w="289" w:type="pct"/>
            <w:noWrap/>
            <w:vAlign w:val="bottom"/>
            <w:hideMark/>
          </w:tcPr>
          <w:p w14:paraId="43256C01"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Taxus</w:t>
            </w:r>
          </w:p>
        </w:tc>
        <w:tc>
          <w:tcPr>
            <w:tcW w:w="698" w:type="pct"/>
            <w:noWrap/>
            <w:vAlign w:val="bottom"/>
            <w:hideMark/>
          </w:tcPr>
          <w:p w14:paraId="0DAD3337"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w:t>
            </w:r>
          </w:p>
        </w:tc>
        <w:tc>
          <w:tcPr>
            <w:tcW w:w="209" w:type="pct"/>
            <w:noWrap/>
            <w:vAlign w:val="bottom"/>
            <w:hideMark/>
          </w:tcPr>
          <w:p w14:paraId="48927815"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361592D3"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87" w:type="pct"/>
            <w:noWrap/>
            <w:vAlign w:val="bottom"/>
            <w:hideMark/>
          </w:tcPr>
          <w:p w14:paraId="74AE7048"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63166CDF"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209" w:type="pct"/>
            <w:noWrap/>
            <w:vAlign w:val="bottom"/>
            <w:hideMark/>
          </w:tcPr>
          <w:p w14:paraId="6E5B8472"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47F4F6A9"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209" w:type="pct"/>
            <w:noWrap/>
            <w:vAlign w:val="bottom"/>
            <w:hideMark/>
          </w:tcPr>
          <w:p w14:paraId="1BA784F1"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04A3D956"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209" w:type="pct"/>
            <w:noWrap/>
            <w:vAlign w:val="bottom"/>
            <w:hideMark/>
          </w:tcPr>
          <w:p w14:paraId="1CD56C2C"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42A382BD"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209" w:type="pct"/>
            <w:noWrap/>
            <w:vAlign w:val="bottom"/>
            <w:hideMark/>
          </w:tcPr>
          <w:p w14:paraId="15DB73B1"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1EF1F76A"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87" w:type="pct"/>
            <w:noWrap/>
            <w:vAlign w:val="bottom"/>
            <w:hideMark/>
          </w:tcPr>
          <w:p w14:paraId="43AD5421"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97" w:type="pct"/>
            <w:noWrap/>
            <w:vAlign w:val="bottom"/>
            <w:hideMark/>
          </w:tcPr>
          <w:p w14:paraId="6B815FC9" w14:textId="77777777" w:rsidR="00232EE5" w:rsidRPr="00A13A6C" w:rsidRDefault="00232EE5" w:rsidP="009F15AA">
            <w:pPr>
              <w:spacing w:after="0" w:line="240" w:lineRule="auto"/>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 </w:t>
            </w:r>
          </w:p>
        </w:tc>
        <w:tc>
          <w:tcPr>
            <w:tcW w:w="187" w:type="pct"/>
            <w:noWrap/>
            <w:vAlign w:val="bottom"/>
            <w:hideMark/>
          </w:tcPr>
          <w:p w14:paraId="5D448E24"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3049</w:t>
            </w:r>
          </w:p>
        </w:tc>
        <w:tc>
          <w:tcPr>
            <w:tcW w:w="197" w:type="pct"/>
            <w:noWrap/>
            <w:vAlign w:val="bottom"/>
            <w:hideMark/>
          </w:tcPr>
          <w:p w14:paraId="2A0DD91D" w14:textId="77777777" w:rsidR="00232EE5" w:rsidRPr="00A13A6C" w:rsidRDefault="00232EE5" w:rsidP="009F15AA">
            <w:pPr>
              <w:spacing w:after="0" w:line="240" w:lineRule="auto"/>
              <w:jc w:val="right"/>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t>87.5</w:t>
            </w:r>
          </w:p>
        </w:tc>
      </w:tr>
      <w:tr w:rsidR="00232EE5" w:rsidRPr="00A13A6C" w14:paraId="214EAE9A" w14:textId="77777777" w:rsidTr="009F15AA">
        <w:trPr>
          <w:trHeight w:val="288"/>
        </w:trPr>
        <w:tc>
          <w:tcPr>
            <w:tcW w:w="5000" w:type="pct"/>
            <w:gridSpan w:val="20"/>
            <w:vAlign w:val="center"/>
          </w:tcPr>
          <w:p w14:paraId="20C0D8ED" w14:textId="7417C44D" w:rsidR="00232EE5" w:rsidRPr="00A13A6C" w:rsidRDefault="00232EE5" w:rsidP="00010860">
            <w:pPr>
              <w:spacing w:after="0" w:line="240" w:lineRule="auto"/>
              <w:jc w:val="both"/>
              <w:rPr>
                <w:rFonts w:ascii="Times New Roman" w:eastAsia="Times New Roman" w:hAnsi="Times New Roman" w:cs="Times New Roman"/>
                <w:color w:val="000000"/>
                <w:sz w:val="16"/>
                <w:szCs w:val="16"/>
                <w:lang w:eastAsia="en-GB"/>
              </w:rPr>
            </w:pPr>
            <w:r w:rsidRPr="00A13A6C">
              <w:rPr>
                <w:rFonts w:ascii="Times New Roman" w:eastAsia="Times New Roman" w:hAnsi="Times New Roman" w:cs="Times New Roman"/>
                <w:color w:val="000000"/>
                <w:sz w:val="16"/>
                <w:szCs w:val="16"/>
                <w:lang w:eastAsia="en-GB"/>
              </w:rPr>
              <w:lastRenderedPageBreak/>
              <w:t>Table 4. Taxonomic composition, abundance (read counts and percentage of PCR replicates where the species was identified), and inferred age ranges of plant taxa across sediment depth intervals from sedimentary ancient DNA.</w:t>
            </w:r>
          </w:p>
        </w:tc>
      </w:tr>
    </w:tbl>
    <w:p w14:paraId="7744FACD" w14:textId="77777777" w:rsidR="002373AB" w:rsidRPr="00A13A6C" w:rsidRDefault="002373AB" w:rsidP="00BA38A3">
      <w:pPr>
        <w:spacing w:before="120" w:after="120" w:line="360" w:lineRule="auto"/>
        <w:rPr>
          <w:rFonts w:ascii="Times New Roman" w:hAnsi="Times New Roman" w:cs="Times New Roman"/>
          <w:b/>
          <w:bCs/>
        </w:rPr>
        <w:sectPr w:rsidR="002373AB" w:rsidRPr="00A13A6C" w:rsidSect="002373AB">
          <w:pgSz w:w="16838" w:h="11906" w:orient="landscape"/>
          <w:pgMar w:top="1701" w:right="1418" w:bottom="1701" w:left="1418" w:header="709" w:footer="709" w:gutter="0"/>
          <w:cols w:space="708"/>
          <w:docGrid w:linePitch="360"/>
        </w:sectPr>
      </w:pPr>
    </w:p>
    <w:p w14:paraId="6F996EA1" w14:textId="095A1E06" w:rsidR="007366F6" w:rsidRPr="00A13A6C" w:rsidRDefault="00B83BA3" w:rsidP="00BA38A3">
      <w:pPr>
        <w:spacing w:before="120" w:after="120" w:line="360" w:lineRule="auto"/>
        <w:rPr>
          <w:rFonts w:ascii="Times New Roman" w:hAnsi="Times New Roman" w:cs="Times New Roman"/>
          <w:b/>
          <w:bCs/>
        </w:rPr>
      </w:pPr>
      <w:r w:rsidRPr="00A13A6C">
        <w:rPr>
          <w:rFonts w:ascii="Times New Roman" w:hAnsi="Times New Roman" w:cs="Times New Roman"/>
          <w:b/>
          <w:bCs/>
        </w:rPr>
        <w:lastRenderedPageBreak/>
        <w:t>Simulated land cover dynamics</w:t>
      </w:r>
    </w:p>
    <w:tbl>
      <w:tblPr>
        <w:tblStyle w:val="TableGrid"/>
        <w:tblpPr w:leftFromText="180" w:rightFromText="180" w:vertAnchor="text" w:horzAnchor="margin" w:tblpY="-12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5D38EA" w:rsidRPr="00A13A6C" w14:paraId="01DAF96E" w14:textId="77777777" w:rsidTr="00A4259D">
        <w:tc>
          <w:tcPr>
            <w:tcW w:w="8494" w:type="dxa"/>
          </w:tcPr>
          <w:p w14:paraId="0EE1A747" w14:textId="77777777" w:rsidR="005D38EA" w:rsidRPr="00A13A6C" w:rsidRDefault="005D38EA" w:rsidP="00BA38A3">
            <w:pPr>
              <w:spacing w:before="120" w:after="120" w:line="360" w:lineRule="auto"/>
              <w:rPr>
                <w:rFonts w:ascii="Times New Roman" w:hAnsi="Times New Roman" w:cs="Times New Roman"/>
              </w:rPr>
            </w:pPr>
            <w:r w:rsidRPr="00A13A6C">
              <w:rPr>
                <w:rFonts w:ascii="Times New Roman" w:hAnsi="Times New Roman" w:cs="Times New Roman"/>
                <w:noProof/>
              </w:rPr>
              <w:drawing>
                <wp:inline distT="0" distB="0" distL="0" distR="0" wp14:anchorId="0EEC4E07" wp14:editId="1A7A1ECA">
                  <wp:extent cx="5400040" cy="6019165"/>
                  <wp:effectExtent l="0" t="0" r="0" b="635"/>
                  <wp:docPr id="5065975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97548" name="Picture 50659754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6019165"/>
                          </a:xfrm>
                          <a:prstGeom prst="rect">
                            <a:avLst/>
                          </a:prstGeom>
                        </pic:spPr>
                      </pic:pic>
                    </a:graphicData>
                  </a:graphic>
                </wp:inline>
              </w:drawing>
            </w:r>
          </w:p>
        </w:tc>
      </w:tr>
      <w:tr w:rsidR="005D38EA" w:rsidRPr="00A13A6C" w14:paraId="317C76F4" w14:textId="77777777" w:rsidTr="00A4259D">
        <w:tc>
          <w:tcPr>
            <w:tcW w:w="8494" w:type="dxa"/>
          </w:tcPr>
          <w:p w14:paraId="489FB200" w14:textId="5B3B0522" w:rsidR="005D38EA" w:rsidRPr="00A13A6C" w:rsidRDefault="005D38EA" w:rsidP="00BA38A3">
            <w:pPr>
              <w:spacing w:before="120" w:after="120" w:line="360" w:lineRule="auto"/>
              <w:jc w:val="both"/>
              <w:rPr>
                <w:rFonts w:ascii="Times New Roman" w:hAnsi="Times New Roman" w:cs="Times New Roman"/>
              </w:rPr>
            </w:pPr>
            <w:r w:rsidRPr="00A13A6C">
              <w:rPr>
                <w:rFonts w:ascii="Times New Roman" w:hAnsi="Times New Roman" w:cs="Times New Roman"/>
              </w:rPr>
              <w:t>Figure 8. Reconstructed potential evapotranspiration and land cover dynamics at Verdeospesoa</w:t>
            </w:r>
            <w:r w:rsidR="00773633" w:rsidRPr="00A13A6C">
              <w:rPr>
                <w:rFonts w:ascii="Times New Roman" w:hAnsi="Times New Roman" w:cs="Times New Roman"/>
              </w:rPr>
              <w:t xml:space="preserve"> according to different paleoclimate models</w:t>
            </w:r>
            <w:r w:rsidR="00773633" w:rsidRPr="00A13A6C">
              <w:rPr>
                <w:rFonts w:ascii="Times New Roman" w:hAnsi="Times New Roman" w:cs="Times New Roman"/>
              </w:rPr>
              <w:fldChar w:fldCharType="begin"/>
            </w:r>
            <w:r w:rsidR="00773633" w:rsidRPr="00A13A6C">
              <w:rPr>
                <w:rFonts w:ascii="Times New Roman" w:hAnsi="Times New Roman" w:cs="Times New Roman"/>
              </w:rPr>
              <w:instrText xml:space="preserve"> ADDIN ZOTERO_ITEM CSL_CITATION {"citationID":"gUUFA8Rt","properties":{"unsorted":false,"formattedCitation":"(Armstrong {\\i{}et al.} 2019; Beyer {\\i{}et al.} 2020; Krapp {\\i{}et al.} 2021)","plainCitation":"(Armstrong et al. 2019; Beyer et al. 2020; Krapp et al. 2021)","noteIndex":0},"citationItems":[{"id":284,"uris":["http://zotero.org/users/local/ejn7Sn3P/items/D4AWNTGA"],"itemData":{"id":284,"type":"article-journal","abstract":"We present a continuous land-based climate reconstruction dataset extending back 60 kyr from 0 BP (1950) at 0.5° resolution on a monthly timestep for 0°N to 90°N. It has been generated from 42 discrete snapshot simulations using the HadCM3B-M2.1 coupled general circulation model. We incorporate Dansgaard-Oeschger (DO) and Heinrich events to represent millennial scale variability, based on a temperature reconstruction from Greenland ice-cores, with a spatial fingerprint based on a freshwater hosing simulation with HadCM3B-M2.1. Interannual variability is also added and derived from the initial snapshot simulations. Model output has been downscaled to 0.5° resolution (using simple bilinear interpolation) and bias corrected. Here we present surface air temperature, precipitation, incoming shortwave energy, minimum monthly temperature, snow depth, wind chill and number of rainy days per month. This is one of the first open access climate datasets of this kind and can be used to study the impact of millennial to orbital-scale climate change on terrestrial greenhouse gas cycling, northern extra-tropical vegetation, and megaflora and megafauna population dynamics.","container-title":"Scientific Data","DOI":"10.1038/S41597-019-0277-1;SUBJMETA=106,1108,2786,413,694,704;KWRD=CLIMATE+AND+EARTH+SYSTEM+MODELLING,PALAEOCLIMATE,PROJECTION+AND+PREDICTION","issue":"1","page":"1-16","publisher":"Nature Research","title":"A simulated Northern Hemisphere terrestrial climate dataset for the past 60,000 years","volume":"6","author":[{"family":"Armstrong","given":"Edward"},{"family":"Hopcroft","given":"Peter O."},{"family":"Valdes","given":"Paul J."}],"issued":{"date-parts":[["2019",12]]}}},{"id":285,"uris":["http://zotero.org/users/local/ejn7Sn3P/items/HF2EQJD6"],"itemData":{"id":285,"type":"article-journal","abstract":"The variability of climate has profoundly impacted a wide range of macroecological processes in the Late Quaternary. Our understanding of these has greatly benefited from palaeoclimate simulations, however, high-quality reconstructions of ecologically relevant climatic variables have thus far been limited to a few selected time periods. Here, we present a 0.5° resolution bias-corrected dataset of global monthly temperature, precipitation, cloud cover, relative humidity and wind speed, 17 bioclimatic variables, annual net primary productivity, leaf area index and biomes, covering the last 120,000 years at a temporal resolution of 1,000–2,000 years. We combined medium-resolution HadCM3 climate simulations of the last 120,000 years with high-resolution HadAM3H simulations of the last 21,000 years, and modern-era instrumental data. This allows for the temporal variability of small-scale features whilst ensuring consistency with observed climate. Our data make it possible to perform continuous-time analyses at a high spatial resolution for a wide range of climatic and ecological applications - such as habitat and species distribution modelling, dispersal and extinction processes, biogeography and bioanthropology.","container-title":"Scientific Data","DOI":"10.1038/S41597-020-0552-1;SUBJMETA=106,158,2462,413,704;KWRD=PALAEOCLIMATE,PALAEOECOLOGY","issue":"1","page":"1-9","publisher":"Nature Research","title":"High-resolution terrestrial climate, bioclimate and vegetation for the last 120,000 years","volume":"7","author":[{"family":"Beyer","given":"Robert M."},{"family":"Krapp","given":"Mario"},{"family":"Manica","given":"Andrea"}],"issued":{"date-parts":[["2020",12]]}}},{"id":93,"uris":["http://zotero.org/users/local/ejn7Sn3P/items/BYUU6LFM"],"itemData":{"id":93,"type":"article-journal","abstract":"Curated global climate data have been generated from climate model outputs for the last 120,000 years, whereas reconstructions going back even further have been lacking due to the high computational cost of climate simulations. Here, we present a statistically-derived global terrestrial climate dataset for every 1,000 years of the last 800,000 years. It is based on a set of linear regressions between 72 existing HadCM3 climate simulations of the last 120,000 years and external forcings consisting of CO2, orbital parameters, and land type. The estimated climatologies were interpolated to 0.5° resolution and bias-corrected using present-day climate. The data compare well with the original HadCM3 simulations and with long-term proxy records. Our dataset includes monthly temperature, precipitation, cloud cover, and 17 bioclimatic variables. In addition, we derived net primary productivity and global biome distributions using the BIOME4 vegetation model. The data are a relevant source for different research areas, such as archaeology or ecology, to study the long-term effect of glacial-interglacial climate cycles for periods beyond the last 120,000 years. Machine-accessible metadata file describing the reported data: https://doi.org/10.6084/m9.figshare.15073479","container-title":"Scientific Data 2021 8:1","DOI":"10.1038/s41597-021-01009-3","issue":"1","page":"1-18","publisher":"Nature Publishing Group","title":"A statistics-based reconstruction of high-resolution global terrestrial climate for the last 800,000 years","volume":"8","author":[{"family":"Krapp","given":"Mario"},{"family":"Beyer","given":"Robert M."},{"family":"Edmundson","given":"Stephen L."},{"family":"Valdes","given":"Paul J."},{"family":"Manica","given":"Andrea"}],"issued":{"date-parts":[["2021",8]]}}}],"schema":"https://github.com/citation-style-language/schema/raw/master/csl-citation.json"} </w:instrText>
            </w:r>
            <w:r w:rsidR="00773633" w:rsidRPr="00A13A6C">
              <w:rPr>
                <w:rFonts w:ascii="Times New Roman" w:hAnsi="Times New Roman" w:cs="Times New Roman"/>
              </w:rPr>
              <w:fldChar w:fldCharType="separate"/>
            </w:r>
            <w:r w:rsidR="00773633" w:rsidRPr="00A13A6C">
              <w:rPr>
                <w:rFonts w:ascii="Times New Roman" w:hAnsi="Times New Roman" w:cs="Times New Roman"/>
              </w:rPr>
              <w:t xml:space="preserve">(Armstrong </w:t>
            </w:r>
            <w:r w:rsidR="00773633" w:rsidRPr="00A13A6C">
              <w:rPr>
                <w:rFonts w:ascii="Times New Roman" w:hAnsi="Times New Roman" w:cs="Times New Roman"/>
                <w:i/>
                <w:iCs/>
              </w:rPr>
              <w:t>et al.</w:t>
            </w:r>
            <w:r w:rsidR="00773633" w:rsidRPr="00A13A6C">
              <w:rPr>
                <w:rFonts w:ascii="Times New Roman" w:hAnsi="Times New Roman" w:cs="Times New Roman"/>
              </w:rPr>
              <w:t xml:space="preserve"> 2019; Beyer </w:t>
            </w:r>
            <w:r w:rsidR="00773633" w:rsidRPr="00A13A6C">
              <w:rPr>
                <w:rFonts w:ascii="Times New Roman" w:hAnsi="Times New Roman" w:cs="Times New Roman"/>
                <w:i/>
                <w:iCs/>
              </w:rPr>
              <w:t>et al.</w:t>
            </w:r>
            <w:r w:rsidR="00773633" w:rsidRPr="00A13A6C">
              <w:rPr>
                <w:rFonts w:ascii="Times New Roman" w:hAnsi="Times New Roman" w:cs="Times New Roman"/>
              </w:rPr>
              <w:t xml:space="preserve"> 2020; Krapp </w:t>
            </w:r>
            <w:r w:rsidR="00773633" w:rsidRPr="00A13A6C">
              <w:rPr>
                <w:rFonts w:ascii="Times New Roman" w:hAnsi="Times New Roman" w:cs="Times New Roman"/>
                <w:i/>
                <w:iCs/>
              </w:rPr>
              <w:t>et al.</w:t>
            </w:r>
            <w:r w:rsidR="00773633" w:rsidRPr="00A13A6C">
              <w:rPr>
                <w:rFonts w:ascii="Times New Roman" w:hAnsi="Times New Roman" w:cs="Times New Roman"/>
              </w:rPr>
              <w:t xml:space="preserve"> 2021)</w:t>
            </w:r>
            <w:r w:rsidR="00773633" w:rsidRPr="00A13A6C">
              <w:rPr>
                <w:rFonts w:ascii="Times New Roman" w:hAnsi="Times New Roman" w:cs="Times New Roman"/>
              </w:rPr>
              <w:fldChar w:fldCharType="end"/>
            </w:r>
            <w:r w:rsidRPr="00A13A6C">
              <w:rPr>
                <w:rFonts w:ascii="Times New Roman" w:hAnsi="Times New Roman" w:cs="Times New Roman"/>
              </w:rPr>
              <w:t>. (a) Potential evapotranspiration derived from different general circulation models used as inputs for the land cover dynamic simulations. (b) Net primary productivity (NPP) of plant functional types simulated using LPJ-GUESS.</w:t>
            </w:r>
            <w:r w:rsidR="006B699A" w:rsidRPr="00A13A6C">
              <w:rPr>
                <w:rFonts w:ascii="Times New Roman" w:hAnsi="Times New Roman" w:cs="Times New Roman"/>
              </w:rPr>
              <w:t xml:space="preserve"> For details on each plant functional type, see Supplementary Table 1.</w:t>
            </w:r>
          </w:p>
        </w:tc>
      </w:tr>
    </w:tbl>
    <w:p w14:paraId="5F16F5D4" w14:textId="77777777" w:rsidR="005D38EA" w:rsidRPr="00A13A6C" w:rsidRDefault="005D38EA" w:rsidP="00BA38A3">
      <w:pPr>
        <w:spacing w:before="120" w:after="120" w:line="360" w:lineRule="auto"/>
        <w:rPr>
          <w:rFonts w:ascii="Times New Roman" w:hAnsi="Times New Roman" w:cs="Times New Roman"/>
          <w:b/>
          <w:bCs/>
        </w:rPr>
      </w:pPr>
    </w:p>
    <w:p w14:paraId="44FAF6E6" w14:textId="2A796AF2" w:rsidR="001E3FFF" w:rsidRPr="00A13A6C" w:rsidRDefault="0008138D" w:rsidP="00C2465E">
      <w:pPr>
        <w:spacing w:before="120" w:after="120" w:line="480" w:lineRule="auto"/>
        <w:jc w:val="both"/>
        <w:rPr>
          <w:rFonts w:ascii="Times New Roman" w:hAnsi="Times New Roman" w:cs="Times New Roman"/>
        </w:rPr>
      </w:pPr>
      <w:r w:rsidRPr="00A13A6C">
        <w:rPr>
          <w:rFonts w:ascii="Times New Roman" w:hAnsi="Times New Roman" w:cs="Times New Roman"/>
        </w:rPr>
        <w:lastRenderedPageBreak/>
        <w:t>Net Primary Productivity</w:t>
      </w:r>
      <w:r w:rsidR="00156210" w:rsidRPr="00A13A6C">
        <w:rPr>
          <w:rFonts w:ascii="Times New Roman" w:hAnsi="Times New Roman" w:cs="Times New Roman"/>
        </w:rPr>
        <w:t xml:space="preserve"> (NPP)</w:t>
      </w:r>
      <w:r w:rsidR="0003092E" w:rsidRPr="00A13A6C">
        <w:rPr>
          <w:rFonts w:ascii="Times New Roman" w:hAnsi="Times New Roman" w:cs="Times New Roman"/>
        </w:rPr>
        <w:t xml:space="preserve"> across all plant functional types (PFTs) show broadly consistent patterns among the three climate-driven simulations. All paleoclimate </w:t>
      </w:r>
      <w:r w:rsidR="00004A2D" w:rsidRPr="00A13A6C">
        <w:rPr>
          <w:rFonts w:ascii="Times New Roman" w:hAnsi="Times New Roman" w:cs="Times New Roman"/>
        </w:rPr>
        <w:t>models</w:t>
      </w:r>
      <w:r w:rsidR="0003092E" w:rsidRPr="00A13A6C">
        <w:rPr>
          <w:rFonts w:ascii="Times New Roman" w:hAnsi="Times New Roman" w:cs="Times New Roman"/>
        </w:rPr>
        <w:t xml:space="preserve"> used as drivers in these simulations indicate a substantial increase in potential evapotranspiration after the Last Glacial Maximum</w:t>
      </w:r>
      <w:r w:rsidR="00693CA7" w:rsidRPr="00A13A6C">
        <w:rPr>
          <w:rFonts w:ascii="Times New Roman" w:hAnsi="Times New Roman" w:cs="Times New Roman"/>
        </w:rPr>
        <w:t xml:space="preserve"> (Figure </w:t>
      </w:r>
      <w:r w:rsidR="000100D5" w:rsidRPr="00A13A6C">
        <w:rPr>
          <w:rFonts w:ascii="Times New Roman" w:hAnsi="Times New Roman" w:cs="Times New Roman"/>
        </w:rPr>
        <w:t>8</w:t>
      </w:r>
      <w:r w:rsidR="00693CA7" w:rsidRPr="00A13A6C">
        <w:rPr>
          <w:rFonts w:ascii="Times New Roman" w:hAnsi="Times New Roman" w:cs="Times New Roman"/>
        </w:rPr>
        <w:t>)</w:t>
      </w:r>
      <w:r w:rsidR="0003092E" w:rsidRPr="00A13A6C">
        <w:rPr>
          <w:rFonts w:ascii="Times New Roman" w:hAnsi="Times New Roman" w:cs="Times New Roman"/>
        </w:rPr>
        <w:t xml:space="preserve">. This suggests that, although </w:t>
      </w:r>
      <w:r w:rsidR="0043311C" w:rsidRPr="00A13A6C">
        <w:rPr>
          <w:rFonts w:ascii="Times New Roman" w:hAnsi="Times New Roman" w:cs="Times New Roman"/>
        </w:rPr>
        <w:t xml:space="preserve">mean </w:t>
      </w:r>
      <w:r w:rsidR="0003092E" w:rsidRPr="00A13A6C">
        <w:rPr>
          <w:rFonts w:ascii="Times New Roman" w:hAnsi="Times New Roman" w:cs="Times New Roman"/>
        </w:rPr>
        <w:t xml:space="preserve">annual precipitation was increasingly higher since the Bølling–Allerød, rising temperatures and enhanced solar radiation amplified evapotranspiration, potentially </w:t>
      </w:r>
      <w:r w:rsidR="00693CA7" w:rsidRPr="00A13A6C">
        <w:rPr>
          <w:rFonts w:ascii="Times New Roman" w:hAnsi="Times New Roman" w:cs="Times New Roman"/>
        </w:rPr>
        <w:t>lowering local</w:t>
      </w:r>
      <w:r w:rsidR="0003092E" w:rsidRPr="00A13A6C">
        <w:rPr>
          <w:rFonts w:ascii="Times New Roman" w:hAnsi="Times New Roman" w:cs="Times New Roman"/>
        </w:rPr>
        <w:t xml:space="preserve"> soil moisture </w:t>
      </w:r>
      <w:r w:rsidR="000F1F70" w:rsidRPr="00A13A6C">
        <w:rPr>
          <w:rFonts w:ascii="Times New Roman" w:hAnsi="Times New Roman" w:cs="Times New Roman"/>
        </w:rPr>
        <w:t>levels</w:t>
      </w:r>
      <w:r w:rsidR="0003092E" w:rsidRPr="00A13A6C">
        <w:rPr>
          <w:rFonts w:ascii="Times New Roman" w:hAnsi="Times New Roman" w:cs="Times New Roman"/>
        </w:rPr>
        <w:t>.</w:t>
      </w:r>
      <w:r w:rsidR="00592DC3" w:rsidRPr="00A13A6C">
        <w:rPr>
          <w:rFonts w:ascii="Times New Roman" w:hAnsi="Times New Roman" w:cs="Times New Roman"/>
        </w:rPr>
        <w:t xml:space="preserve"> </w:t>
      </w:r>
      <w:r w:rsidR="004E5F32" w:rsidRPr="00A13A6C">
        <w:rPr>
          <w:rFonts w:ascii="Times New Roman" w:hAnsi="Times New Roman" w:cs="Times New Roman"/>
        </w:rPr>
        <w:t>Accordingly</w:t>
      </w:r>
      <w:r w:rsidR="00592DC3" w:rsidRPr="00A13A6C">
        <w:rPr>
          <w:rFonts w:ascii="Times New Roman" w:hAnsi="Times New Roman" w:cs="Times New Roman"/>
        </w:rPr>
        <w:t>, s</w:t>
      </w:r>
      <w:r w:rsidR="0068671A" w:rsidRPr="00A13A6C">
        <w:rPr>
          <w:rFonts w:ascii="Times New Roman" w:hAnsi="Times New Roman" w:cs="Times New Roman"/>
        </w:rPr>
        <w:t>imulations indicate that</w:t>
      </w:r>
      <w:r w:rsidR="007C56DA" w:rsidRPr="00A13A6C">
        <w:rPr>
          <w:rFonts w:ascii="Times New Roman" w:hAnsi="Times New Roman" w:cs="Times New Roman"/>
        </w:rPr>
        <w:t xml:space="preserve"> flood-tolerant C3 grasses (WetGRS) and</w:t>
      </w:r>
      <w:r w:rsidR="0068671A" w:rsidRPr="00A13A6C">
        <w:rPr>
          <w:rFonts w:ascii="Times New Roman" w:hAnsi="Times New Roman" w:cs="Times New Roman"/>
        </w:rPr>
        <w:t xml:space="preserve"> </w:t>
      </w:r>
      <w:r w:rsidR="002C2DA2" w:rsidRPr="00A13A6C">
        <w:rPr>
          <w:rFonts w:ascii="Times New Roman" w:hAnsi="Times New Roman" w:cs="Times New Roman"/>
        </w:rPr>
        <w:t xml:space="preserve">peatland </w:t>
      </w:r>
      <w:r w:rsidR="0068671A" w:rsidRPr="00A13A6C">
        <w:rPr>
          <w:rFonts w:ascii="Times New Roman" w:hAnsi="Times New Roman" w:cs="Times New Roman"/>
        </w:rPr>
        <w:t>low</w:t>
      </w:r>
      <w:r w:rsidR="002C2DA2" w:rsidRPr="00A13A6C">
        <w:rPr>
          <w:rFonts w:ascii="Times New Roman" w:hAnsi="Times New Roman" w:cs="Times New Roman"/>
        </w:rPr>
        <w:t xml:space="preserve"> </w:t>
      </w:r>
      <w:r w:rsidR="0068671A" w:rsidRPr="00A13A6C">
        <w:rPr>
          <w:rFonts w:ascii="Times New Roman" w:hAnsi="Times New Roman" w:cs="Times New Roman"/>
        </w:rPr>
        <w:t xml:space="preserve">shrub </w:t>
      </w:r>
      <w:r w:rsidR="00E959CF" w:rsidRPr="00A13A6C">
        <w:rPr>
          <w:rFonts w:ascii="Times New Roman" w:hAnsi="Times New Roman" w:cs="Times New Roman"/>
        </w:rPr>
        <w:t xml:space="preserve">summergreen </w:t>
      </w:r>
      <w:r w:rsidR="0068671A" w:rsidRPr="00A13A6C">
        <w:rPr>
          <w:rFonts w:ascii="Times New Roman" w:hAnsi="Times New Roman" w:cs="Times New Roman"/>
        </w:rPr>
        <w:t>(pLS</w:t>
      </w:r>
      <w:r w:rsidR="00E959CF" w:rsidRPr="00A13A6C">
        <w:rPr>
          <w:rFonts w:ascii="Times New Roman" w:hAnsi="Times New Roman" w:cs="Times New Roman"/>
        </w:rPr>
        <w:t>S</w:t>
      </w:r>
      <w:r w:rsidR="0068671A" w:rsidRPr="00A13A6C">
        <w:rPr>
          <w:rFonts w:ascii="Times New Roman" w:hAnsi="Times New Roman" w:cs="Times New Roman"/>
        </w:rPr>
        <w:t xml:space="preserve">) vegetation </w:t>
      </w:r>
      <w:r w:rsidR="005C1119" w:rsidRPr="00A13A6C">
        <w:rPr>
          <w:rFonts w:ascii="Times New Roman" w:hAnsi="Times New Roman" w:cs="Times New Roman"/>
        </w:rPr>
        <w:t xml:space="preserve">are expected to </w:t>
      </w:r>
      <w:r w:rsidR="0068671A" w:rsidRPr="00A13A6C">
        <w:rPr>
          <w:rFonts w:ascii="Times New Roman" w:hAnsi="Times New Roman" w:cs="Times New Roman"/>
        </w:rPr>
        <w:t>dominate most of the</w:t>
      </w:r>
      <w:r w:rsidR="002C2DA2" w:rsidRPr="00A13A6C">
        <w:rPr>
          <w:rFonts w:ascii="Times New Roman" w:hAnsi="Times New Roman" w:cs="Times New Roman"/>
        </w:rPr>
        <w:t xml:space="preserve"> Late Pleistocene</w:t>
      </w:r>
      <w:r w:rsidR="0068671A" w:rsidRPr="00A13A6C">
        <w:rPr>
          <w:rFonts w:ascii="Times New Roman" w:hAnsi="Times New Roman" w:cs="Times New Roman"/>
        </w:rPr>
        <w:t xml:space="preserve"> sequence, </w:t>
      </w:r>
      <w:r w:rsidR="008A6321" w:rsidRPr="00A13A6C">
        <w:rPr>
          <w:rFonts w:ascii="Times New Roman" w:hAnsi="Times New Roman" w:cs="Times New Roman"/>
        </w:rPr>
        <w:t>but also to experience a</w:t>
      </w:r>
      <w:r w:rsidR="0068671A" w:rsidRPr="00A13A6C">
        <w:rPr>
          <w:rFonts w:ascii="Times New Roman" w:hAnsi="Times New Roman" w:cs="Times New Roman"/>
        </w:rPr>
        <w:t xml:space="preserve"> </w:t>
      </w:r>
      <w:r w:rsidR="002C2DA2" w:rsidRPr="00A13A6C">
        <w:rPr>
          <w:rFonts w:ascii="Times New Roman" w:hAnsi="Times New Roman" w:cs="Times New Roman"/>
        </w:rPr>
        <w:t>remarkable</w:t>
      </w:r>
      <w:r w:rsidR="0068671A" w:rsidRPr="00A13A6C">
        <w:rPr>
          <w:rFonts w:ascii="Times New Roman" w:hAnsi="Times New Roman" w:cs="Times New Roman"/>
        </w:rPr>
        <w:t xml:space="preserve"> decline </w:t>
      </w:r>
      <w:r w:rsidR="001650B8" w:rsidRPr="00A13A6C">
        <w:rPr>
          <w:rFonts w:ascii="Times New Roman" w:hAnsi="Times New Roman" w:cs="Times New Roman"/>
        </w:rPr>
        <w:t xml:space="preserve">since the Bølling–Allerød (Figure </w:t>
      </w:r>
      <w:r w:rsidR="000100D5" w:rsidRPr="00A13A6C">
        <w:rPr>
          <w:rFonts w:ascii="Times New Roman" w:hAnsi="Times New Roman" w:cs="Times New Roman"/>
        </w:rPr>
        <w:t>8</w:t>
      </w:r>
      <w:r w:rsidR="001650B8" w:rsidRPr="00A13A6C">
        <w:rPr>
          <w:rFonts w:ascii="Times New Roman" w:hAnsi="Times New Roman" w:cs="Times New Roman"/>
        </w:rPr>
        <w:t>)</w:t>
      </w:r>
      <w:r w:rsidR="0068671A" w:rsidRPr="00A13A6C">
        <w:rPr>
          <w:rFonts w:ascii="Times New Roman" w:hAnsi="Times New Roman" w:cs="Times New Roman"/>
        </w:rPr>
        <w:t xml:space="preserve">. </w:t>
      </w:r>
      <w:r w:rsidR="001650B8" w:rsidRPr="00A13A6C">
        <w:rPr>
          <w:rFonts w:ascii="Times New Roman" w:hAnsi="Times New Roman" w:cs="Times New Roman"/>
        </w:rPr>
        <w:t>Likewise</w:t>
      </w:r>
      <w:r w:rsidR="0068671A" w:rsidRPr="00A13A6C">
        <w:rPr>
          <w:rFonts w:ascii="Times New Roman" w:hAnsi="Times New Roman" w:cs="Times New Roman"/>
        </w:rPr>
        <w:t xml:space="preserve">, </w:t>
      </w:r>
      <w:r w:rsidR="001650B8" w:rsidRPr="00A13A6C">
        <w:rPr>
          <w:rFonts w:ascii="Times New Roman" w:hAnsi="Times New Roman" w:cs="Times New Roman"/>
        </w:rPr>
        <w:t>NPP</w:t>
      </w:r>
      <w:r w:rsidR="0068671A" w:rsidRPr="00A13A6C">
        <w:rPr>
          <w:rFonts w:ascii="Times New Roman" w:hAnsi="Times New Roman" w:cs="Times New Roman"/>
        </w:rPr>
        <w:t xml:space="preserve"> from peatland mosses decrease markedly</w:t>
      </w:r>
      <w:r w:rsidR="001650B8" w:rsidRPr="00A13A6C">
        <w:rPr>
          <w:rFonts w:ascii="Times New Roman" w:hAnsi="Times New Roman" w:cs="Times New Roman"/>
        </w:rPr>
        <w:t xml:space="preserve"> </w:t>
      </w:r>
      <w:r w:rsidR="00574CF9" w:rsidRPr="00A13A6C">
        <w:rPr>
          <w:rFonts w:ascii="Times New Roman" w:hAnsi="Times New Roman" w:cs="Times New Roman"/>
        </w:rPr>
        <w:t>after</w:t>
      </w:r>
      <w:r w:rsidR="001650B8" w:rsidRPr="00A13A6C">
        <w:rPr>
          <w:rFonts w:ascii="Times New Roman" w:hAnsi="Times New Roman" w:cs="Times New Roman"/>
        </w:rPr>
        <w:t xml:space="preserve"> the L</w:t>
      </w:r>
      <w:r w:rsidR="00B019BB" w:rsidRPr="00A13A6C">
        <w:rPr>
          <w:rFonts w:ascii="Times New Roman" w:hAnsi="Times New Roman" w:cs="Times New Roman"/>
        </w:rPr>
        <w:t xml:space="preserve">ast </w:t>
      </w:r>
      <w:r w:rsidR="001650B8" w:rsidRPr="00A13A6C">
        <w:rPr>
          <w:rFonts w:ascii="Times New Roman" w:hAnsi="Times New Roman" w:cs="Times New Roman"/>
        </w:rPr>
        <w:t>G</w:t>
      </w:r>
      <w:r w:rsidR="00B019BB" w:rsidRPr="00A13A6C">
        <w:rPr>
          <w:rFonts w:ascii="Times New Roman" w:hAnsi="Times New Roman" w:cs="Times New Roman"/>
        </w:rPr>
        <w:t xml:space="preserve">lacial </w:t>
      </w:r>
      <w:r w:rsidR="001650B8" w:rsidRPr="00A13A6C">
        <w:rPr>
          <w:rFonts w:ascii="Times New Roman" w:hAnsi="Times New Roman" w:cs="Times New Roman"/>
        </w:rPr>
        <w:t>M</w:t>
      </w:r>
      <w:r w:rsidR="00B019BB" w:rsidRPr="00A13A6C">
        <w:rPr>
          <w:rFonts w:ascii="Times New Roman" w:hAnsi="Times New Roman" w:cs="Times New Roman"/>
        </w:rPr>
        <w:t>aximum</w:t>
      </w:r>
      <w:r w:rsidR="0068671A" w:rsidRPr="00A13A6C">
        <w:rPr>
          <w:rFonts w:ascii="Times New Roman" w:hAnsi="Times New Roman" w:cs="Times New Roman"/>
        </w:rPr>
        <w:t xml:space="preserve">. </w:t>
      </w:r>
      <w:r w:rsidR="00AB2251" w:rsidRPr="00A13A6C">
        <w:rPr>
          <w:rFonts w:ascii="Times New Roman" w:hAnsi="Times New Roman" w:cs="Times New Roman"/>
        </w:rPr>
        <w:t xml:space="preserve">These trends are consistent with the lipid biomarker and isotopic evidence, indicating that </w:t>
      </w:r>
      <w:r w:rsidR="009F0D0A" w:rsidRPr="00A13A6C">
        <w:rPr>
          <w:rFonts w:ascii="Times New Roman" w:hAnsi="Times New Roman" w:cs="Times New Roman"/>
        </w:rPr>
        <w:t xml:space="preserve">despite </w:t>
      </w:r>
      <w:r w:rsidR="00AB2251" w:rsidRPr="00A13A6C">
        <w:rPr>
          <w:rFonts w:ascii="Times New Roman" w:hAnsi="Times New Roman" w:cs="Times New Roman"/>
        </w:rPr>
        <w:t xml:space="preserve">the increase in woody vegetation during the Late Pleistocene-Early Holocene transition was driven by rising temperatures and precipitation, increased </w:t>
      </w:r>
      <w:r w:rsidR="00B32722" w:rsidRPr="00A13A6C">
        <w:rPr>
          <w:rFonts w:ascii="Times New Roman" w:hAnsi="Times New Roman" w:cs="Times New Roman"/>
        </w:rPr>
        <w:t xml:space="preserve">potential </w:t>
      </w:r>
      <w:r w:rsidR="00AB2251" w:rsidRPr="00A13A6C">
        <w:rPr>
          <w:rFonts w:ascii="Times New Roman" w:hAnsi="Times New Roman" w:cs="Times New Roman"/>
        </w:rPr>
        <w:t xml:space="preserve">evapotranspiration reduced soil moisture </w:t>
      </w:r>
      <w:r w:rsidR="00B019BB" w:rsidRPr="00A13A6C">
        <w:rPr>
          <w:rFonts w:ascii="Times New Roman" w:hAnsi="Times New Roman" w:cs="Times New Roman"/>
        </w:rPr>
        <w:t>levels</w:t>
      </w:r>
      <w:r w:rsidR="00AB2251" w:rsidRPr="00A13A6C">
        <w:rPr>
          <w:rFonts w:ascii="Times New Roman" w:hAnsi="Times New Roman" w:cs="Times New Roman"/>
        </w:rPr>
        <w:t>, thereby modulating plant functional type distribution</w:t>
      </w:r>
      <w:r w:rsidR="009F0D0A" w:rsidRPr="00A13A6C">
        <w:rPr>
          <w:rFonts w:ascii="Times New Roman" w:hAnsi="Times New Roman" w:cs="Times New Roman"/>
        </w:rPr>
        <w:t>s</w:t>
      </w:r>
      <w:r w:rsidR="00DE1A54" w:rsidRPr="00A13A6C">
        <w:rPr>
          <w:rFonts w:ascii="Times New Roman" w:hAnsi="Times New Roman" w:cs="Times New Roman"/>
        </w:rPr>
        <w:t xml:space="preserve"> and </w:t>
      </w:r>
      <w:r w:rsidR="001E3FFF" w:rsidRPr="00A13A6C">
        <w:rPr>
          <w:rFonts w:ascii="Times New Roman" w:hAnsi="Times New Roman" w:cs="Times New Roman"/>
        </w:rPr>
        <w:t>altering plant physiological responses and isotopic fractionation processes</w:t>
      </w:r>
      <w:r w:rsidR="009F0D0A" w:rsidRPr="00A13A6C">
        <w:rPr>
          <w:rFonts w:ascii="Times New Roman" w:hAnsi="Times New Roman" w:cs="Times New Roman"/>
        </w:rPr>
        <w:t>.</w:t>
      </w:r>
    </w:p>
    <w:p w14:paraId="726FE5FB" w14:textId="77777777" w:rsidR="009D46F0" w:rsidRPr="00A13A6C" w:rsidRDefault="009D46F0" w:rsidP="00C2465E">
      <w:pPr>
        <w:spacing w:before="120" w:after="120" w:line="480" w:lineRule="auto"/>
        <w:rPr>
          <w:rFonts w:ascii="Times New Roman" w:hAnsi="Times New Roman" w:cs="Times New Roman"/>
        </w:rPr>
      </w:pPr>
    </w:p>
    <w:p w14:paraId="6EB86C49" w14:textId="58D3B482" w:rsidR="00995794" w:rsidRPr="00A13A6C" w:rsidRDefault="00834FBA" w:rsidP="00C2465E">
      <w:pPr>
        <w:spacing w:before="120" w:after="120" w:line="480" w:lineRule="auto"/>
        <w:rPr>
          <w:rFonts w:ascii="Times New Roman" w:hAnsi="Times New Roman" w:cs="Times New Roman"/>
          <w:b/>
        </w:rPr>
      </w:pPr>
      <w:r w:rsidRPr="00A13A6C">
        <w:rPr>
          <w:rFonts w:ascii="Times New Roman" w:hAnsi="Times New Roman" w:cs="Times New Roman"/>
          <w:b/>
        </w:rPr>
        <w:t>DISCUSSION</w:t>
      </w:r>
    </w:p>
    <w:p w14:paraId="0FE19CF2" w14:textId="253B12E9" w:rsidR="000F6011" w:rsidRPr="00A13A6C" w:rsidRDefault="000F6011" w:rsidP="00C2465E">
      <w:pPr>
        <w:spacing w:before="120" w:after="120" w:line="480" w:lineRule="auto"/>
        <w:jc w:val="both"/>
        <w:rPr>
          <w:rFonts w:ascii="Times New Roman" w:hAnsi="Times New Roman" w:cs="Times New Roman"/>
        </w:rPr>
      </w:pPr>
      <w:r w:rsidRPr="00A13A6C">
        <w:rPr>
          <w:rFonts w:ascii="Times New Roman" w:hAnsi="Times New Roman" w:cs="Times New Roman"/>
        </w:rPr>
        <w:t xml:space="preserve">Through the analysis of a peat bog core covering the period </w:t>
      </w:r>
      <w:r w:rsidR="004C0996" w:rsidRPr="00A13A6C">
        <w:rPr>
          <w:rFonts w:ascii="Times New Roman" w:hAnsi="Times New Roman" w:cs="Times New Roman"/>
        </w:rPr>
        <w:t xml:space="preserve">ca. </w:t>
      </w:r>
      <w:r w:rsidRPr="00A13A6C">
        <w:rPr>
          <w:rFonts w:ascii="Times New Roman" w:hAnsi="Times New Roman" w:cs="Times New Roman"/>
        </w:rPr>
        <w:t xml:space="preserve">25,000–10,000 years BP and the integration of n-alkane distributions, compound-specific δ¹³C and δD records, sedimentary ancient DNA, pollen data, and land-cover simulations, this study offers new insights into the evolution of vegetation structure and the local- and regional-scale climatic drivers underlying these changes in the Cantabrian </w:t>
      </w:r>
      <w:r w:rsidR="00A64EFE" w:rsidRPr="00A13A6C">
        <w:rPr>
          <w:rFonts w:ascii="Times New Roman" w:hAnsi="Times New Roman" w:cs="Times New Roman"/>
        </w:rPr>
        <w:t>R</w:t>
      </w:r>
      <w:r w:rsidRPr="00A13A6C">
        <w:rPr>
          <w:rFonts w:ascii="Times New Roman" w:hAnsi="Times New Roman" w:cs="Times New Roman"/>
        </w:rPr>
        <w:t>egion.</w:t>
      </w:r>
    </w:p>
    <w:p w14:paraId="7988A788" w14:textId="10FA3A29" w:rsidR="00132667" w:rsidRPr="00A13A6C" w:rsidRDefault="00132667" w:rsidP="00C2465E">
      <w:pPr>
        <w:spacing w:before="120" w:after="120" w:line="480" w:lineRule="auto"/>
        <w:jc w:val="both"/>
        <w:rPr>
          <w:rFonts w:ascii="Times New Roman" w:hAnsi="Times New Roman" w:cs="Times New Roman"/>
        </w:rPr>
      </w:pPr>
      <w:r w:rsidRPr="00A13A6C">
        <w:rPr>
          <w:rFonts w:ascii="Times New Roman" w:hAnsi="Times New Roman" w:cs="Times New Roman"/>
        </w:rPr>
        <w:t>The base of the Verdeospesoa core analysed in this study is dated to 24,9</w:t>
      </w:r>
      <w:r w:rsidR="009202CD" w:rsidRPr="00A13A6C">
        <w:rPr>
          <w:rFonts w:ascii="Times New Roman" w:hAnsi="Times New Roman" w:cs="Times New Roman"/>
        </w:rPr>
        <w:t>29</w:t>
      </w:r>
      <w:r w:rsidRPr="00A13A6C">
        <w:rPr>
          <w:rFonts w:ascii="Times New Roman" w:hAnsi="Times New Roman" w:cs="Times New Roman"/>
        </w:rPr>
        <w:t xml:space="preserve"> cal yr BP (95% CI: 25,</w:t>
      </w:r>
      <w:r w:rsidR="009202CD" w:rsidRPr="00A13A6C">
        <w:rPr>
          <w:rFonts w:ascii="Times New Roman" w:hAnsi="Times New Roman" w:cs="Times New Roman"/>
        </w:rPr>
        <w:t>623</w:t>
      </w:r>
      <w:r w:rsidRPr="00A13A6C">
        <w:rPr>
          <w:rFonts w:ascii="Times New Roman" w:hAnsi="Times New Roman" w:cs="Times New Roman"/>
        </w:rPr>
        <w:t>–24,33</w:t>
      </w:r>
      <w:r w:rsidR="009202CD" w:rsidRPr="00A13A6C">
        <w:rPr>
          <w:rFonts w:ascii="Times New Roman" w:hAnsi="Times New Roman" w:cs="Times New Roman"/>
        </w:rPr>
        <w:t>6</w:t>
      </w:r>
      <w:r w:rsidRPr="00A13A6C">
        <w:rPr>
          <w:rFonts w:ascii="Times New Roman" w:hAnsi="Times New Roman" w:cs="Times New Roman"/>
        </w:rPr>
        <w:t xml:space="preserve"> cal yr BP), suggesting that environmental conditions during the Heinrich Stadial (HS) 2 (ca. 24,500-23,000 cal yr BP) and the Last Glacial Maximum (LGM) (ca. 21,500 and 19,000 </w:t>
      </w:r>
      <w:del w:id="138" w:author="Marco Adolfo Vidal Cordasco" w:date="2026-06-27T15:24:00Z" w16du:dateUtc="2026-06-27T14:24:00Z">
        <w:r w:rsidRPr="00A13A6C" w:rsidDel="00BB22DD">
          <w:rPr>
            <w:rFonts w:ascii="Times New Roman" w:hAnsi="Times New Roman" w:cs="Times New Roman"/>
          </w:rPr>
          <w:delText>k</w:delText>
        </w:r>
      </w:del>
      <w:r w:rsidRPr="00A13A6C">
        <w:rPr>
          <w:rFonts w:ascii="Times New Roman" w:hAnsi="Times New Roman" w:cs="Times New Roman"/>
        </w:rPr>
        <w:t xml:space="preserve">yr cal BP) were already conducive to peat bog formation. These cold periods represent the most recent intervals during the </w:t>
      </w:r>
      <w:r w:rsidR="00944E56" w:rsidRPr="00A13A6C">
        <w:rPr>
          <w:rFonts w:ascii="Times New Roman" w:hAnsi="Times New Roman" w:cs="Times New Roman"/>
        </w:rPr>
        <w:t>Late Glacial</w:t>
      </w:r>
      <w:r w:rsidRPr="00A13A6C">
        <w:rPr>
          <w:rFonts w:ascii="Times New Roman" w:hAnsi="Times New Roman" w:cs="Times New Roman"/>
        </w:rPr>
        <w:t xml:space="preserve"> when continental ice sheets reached their maximum </w:t>
      </w:r>
      <w:r w:rsidRPr="00A13A6C">
        <w:rPr>
          <w:rFonts w:ascii="Times New Roman" w:hAnsi="Times New Roman" w:cs="Times New Roman"/>
        </w:rPr>
        <w:lastRenderedPageBreak/>
        <w:t xml:space="preserve">global extent and volume in Europe </w:t>
      </w:r>
      <w:r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{"citationID":"4rMLe2fB","properties":{"unsorted":false,"formattedCitation":"(Mix {\\i{}et al.} 2001)","plainCitation":"(Mix et al. 2001)","noteIndex":0},"citationItems":[{"id":655,"uris":["http://zotero.org/users/local/ejn7Sn3P/items/JPGSSG5Y"],"itemData":{"id":655,"type":"article-journal","abstract":"Knowledge of the state of the earth at the Last Glacial Maximum (LGM, an interval around 21,000 years ago) is an important benchmark for understanding the sensitivity of global environmental systems to change. Much progress in understanding climates of the LGM has occurred in the </w:instrText>
      </w:r>
      <w:r w:rsidR="00AE76CC" w:rsidRPr="00A13A6C">
        <w:rPr>
          <w:rFonts w:ascii="Cambria Math" w:hAnsi="Cambria Math" w:cs="Cambria Math"/>
        </w:rPr>
        <w:instrText>∼</w:instrText>
      </w:r>
      <w:r w:rsidR="00AE76CC" w:rsidRPr="00A13A6C">
        <w:rPr>
          <w:rFonts w:ascii="Times New Roman" w:hAnsi="Times New Roman" w:cs="Times New Roman"/>
        </w:rPr>
        <w:instrText xml:space="preserve">20 years since the end of the CLIMAP project of the 1970s (Climate Long-range Investigation, Mapping and Prediction). Here we review this progress, based on presentations and discussion at a first open science meeting of the EPILOG project (Environmental Processes of the Ice age: Land, Oceans, Glaciers) held in Delmenhorst, Germany, May 1999. We outline key controversies and document protocols for EPILOG contributions, so that a new synthesis of the LGM Earth can emerge as an open project of the world's community of scientists.","container-title":"Quaternary Science Reviews","DOI":"10.1016/S0277-3791(00)00145-1","ISSN":"0277-3791","issue":"4","journalAbbreviation":"Quaternary Science Reviews","page":"627-657","source":"ScienceDirect","title":"Environmental processes of the ice age: land, oceans, glaciers (EPILOG)","title-short":"Environmental processes of the ice age","volume":"20","author":[{"family":"Mix","given":"Alan C"},{"family":"Bard","given":"Edouard"},{"family":"Schneider","given":"Ralph"}],"issued":{"date-parts":[["2001",2,1]]}}}],"schema":"https://github.com/citation-style-language/schema/raw/master/csl-citation.json"} </w:instrText>
      </w:r>
      <w:r w:rsidRPr="00A13A6C">
        <w:rPr>
          <w:rFonts w:ascii="Times New Roman" w:hAnsi="Times New Roman" w:cs="Times New Roman"/>
        </w:rPr>
        <w:fldChar w:fldCharType="separate"/>
      </w:r>
      <w:r w:rsidR="00AE76CC" w:rsidRPr="00A13A6C">
        <w:rPr>
          <w:rFonts w:ascii="Times New Roman" w:hAnsi="Times New Roman" w:cs="Times New Roman"/>
        </w:rPr>
        <w:t xml:space="preserve">(Mix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2001)</w:t>
      </w:r>
      <w:r w:rsidRPr="00A13A6C">
        <w:rPr>
          <w:rFonts w:ascii="Times New Roman" w:hAnsi="Times New Roman" w:cs="Times New Roman"/>
        </w:rPr>
        <w:fldChar w:fldCharType="end"/>
      </w:r>
      <w:r w:rsidRPr="00A13A6C">
        <w:rPr>
          <w:rFonts w:ascii="Times New Roman" w:hAnsi="Times New Roman" w:cs="Times New Roman"/>
        </w:rPr>
        <w:t xml:space="preserve">. However, in the Cantabrian </w:t>
      </w:r>
      <w:r w:rsidR="00EE3FD2" w:rsidRPr="00A13A6C">
        <w:rPr>
          <w:rFonts w:ascii="Times New Roman" w:hAnsi="Times New Roman" w:cs="Times New Roman"/>
        </w:rPr>
        <w:t>R</w:t>
      </w:r>
      <w:r w:rsidRPr="00A13A6C">
        <w:rPr>
          <w:rFonts w:ascii="Times New Roman" w:hAnsi="Times New Roman" w:cs="Times New Roman"/>
        </w:rPr>
        <w:t xml:space="preserve">egion, glacier expansion peaked earlier, between 48 and 37 kyr cal BP, which has been attributed to relatively drier conditions during </w:t>
      </w:r>
      <w:r w:rsidR="000C51E8" w:rsidRPr="00A13A6C">
        <w:rPr>
          <w:rFonts w:ascii="Times New Roman" w:hAnsi="Times New Roman" w:cs="Times New Roman"/>
        </w:rPr>
        <w:t>MIS2</w:t>
      </w:r>
      <w:r w:rsidRPr="00A13A6C">
        <w:rPr>
          <w:rFonts w:ascii="Times New Roman" w:hAnsi="Times New Roman" w:cs="Times New Roman"/>
        </w:rPr>
        <w:t xml:space="preserve"> </w:t>
      </w:r>
      <w:r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{"citationID":"QiKxlqJy","properties":{"unsorted":false,"formattedCitation":"(Ruiz-Fern\\uc0\\u225{}ndez {\\i{}et al.} 2016; Serrano {\\i{}et al.} 2017)","plainCitation":"(Ruiz-Fernández et al. 2016; Serrano et al. 2017)","noteIndex":0},"citationItems":[{"id":657,"uris":["http://zotero.org/users/local/ejn7Sn3P/items/WV6ILNIT"],"itemData":{"id":657,"type":"article-journal","abstract":"The Western Massif of the Picos de Europa (latitude 43° N, longitude 4–5° W) includes some of the highest peaks in the Cantabrian Mountains. This massif was heavily glaciated during the Last Glaciation, though the post-glacial environmental evolution is still poorly understood. Using a complementary geomorphological and sedimentological approach, we have reconstructed the environmental events occurred in this massif since the last Pleistocene glaciation. The geomorphological distribution of glacial landforms suggests the occurrence of four main glacial stages: maximum glacial advance, glacial expansion after the maximum advance, Late Glacial and Little Ice Age. Moreover, a 5.4-m long sedimentary sequence was retrieved from the karstic depression of Belbín providing a continuous record of the paleoenvironmental conditions in this area since the Last Glaciation until nowadays. This section suggests that the maximum glacial expansion occurred at a minimum age of 37.2 ka cal BP, significantly prior to the global Last Glacial Maximum. Subsequently, periglacial processes prevailed in the mid lands of the massif until glaciers expanded between 22.5 and 18.7 ka cal BP. Following the melting of the glaciers, a shallow lake appeared in the Belbín depression. Lake sediments do not show evidence of a cold stage during the Late Glacial, when moraine systems formed at higher locations. The terrestrification of this lake started at 8 ka cal BP and the area turned into grassland. At 4.9 ka cal BP the existence of charcoal particles in the sediments of Belbín sequence reveals the onset of human occupation in the massif through the use of fire activity for grazing purposes. Finally, the presence of moraines inside the highest northern cirques shows evidence of the last glacial phase that occurred during the Little Ice Age cold event. Since then, the warming climate has led to the melting of these glaciers and periglacial processes prevail in the high lands of the massif.","container-title":"Quaternary Science Reviews","DOI":"10.1016/j.quascirev.2016.03.002","ISSN":"0277-3791","journalAbbreviation":"Quaternary Science Reviews","page":"87-104","source":"ScienceDirect","title":"Environmental evolution in the Picos de Europa (Cantabrian Mountains, SW Europe) since the Last Glaciation","volume":"138","author":[{"family":"Ruiz-Fernández","given":"Jesús"},{"family":"Oliva","given":"Marc"},{"family":"Cruces","given":"Anabela"},{"family":"Lopes","given":"Vera"},{"family":"Freitas","given":"Maria da Conceição"},{"family":"Andrade","given":"César"},{"family":"García-Hernández","given":"Cristina"},{"family":"López-Sáez","given":"José Antonio"},{"family":"Geraldes","given":"Miguel"}],"issued":{"date-parts":[["2016",4,15]]}}},{"id":660,"uris":["http://zotero.org/users/local/ejn7Sn3P/items/GINY2AZS"],"itemData":{"id":660,"type":"chapter","abstract":"Recent dating and morphostratigraphical studies on glaciations in the Cantabrian Mountains permit a first reconstruction of the glacial evolution of the area. Located in the north of the Iberian Peninsula, between the Atlantic coast and the inner Mediterranean upland of the Duero basin, the mountains were occupied by ice fields as well as alpine and cirque glaciers during the Pleistocene. Five glacial phases can be distinguished, four belonging to the last Pleistocene glacial cycle and one historical in the Little Ice Age (LIA). Pre-maximum phases (predating the Late Pleistocene glacier maximum), identified at only three places, need more data before they can be more fully understood. The maximum glacial advance (RGM or SI) of the Pleistocene glaciers occurred at around 48–35 ka, before the global Last Glacial Maximum (LGM). A period of later glacial equilibrium (SII), which was a colder but drier phase, occurred just after the LGM (deglaciation ages ranging from 25 to 18 cal ka BP). The different glacial behaviour of the Cantabrian Mountains can be explained by orographic barrier effects: a more southerly circulation of atmospheric currents with more frequent southwesterly flows feeding snowfall towards the southern massifs. An ‘altitude stage’ (SIII) represented by small glaciers located in the cirques – and mainly those orientated to the north – exists in many massifs. Finally, LIA glaciers were only present in the Picos de Europa.","container-title":"Quaternary Glaciation in the Mediterranean Mountains","ISBN":"978-1-86239-747-7","page":"0","publisher":"Geological Society of London","source":"Silverchair","title":"Quaternary glacial history of the Cantabrian Mountains of northern Spain: a new synthesis","title-short":"Quaternary glacial history of the Cantabrian Mountains of northern Spain","URL":"https://doi.org/10.1144/SP433","volume":"433","author":[{"family":"Serrano","given":"Enrique"},{"family":"González-Trueba","given":"Juan José"},{"family":"Pellitero","given":"Ramón"},{"family":"Gómez-Lende","given":"Manuel"}],"editor":[{"family":"Hughes","given":"P. D."},{"family":"Woodward","given":"J. C."}],"accessed":{"date-parts":[["2026",4,28]]},"issued":{"date-parts":[["2017",1,1]]}}}],"schema":"https://github.com/citation-style-language/schema/raw/master/csl-citation.json"} </w:instrText>
      </w:r>
      <w:r w:rsidRPr="00A13A6C">
        <w:rPr>
          <w:rFonts w:ascii="Times New Roman" w:hAnsi="Times New Roman" w:cs="Times New Roman"/>
        </w:rPr>
        <w:fldChar w:fldCharType="separate"/>
      </w:r>
      <w:r w:rsidR="00AE76CC" w:rsidRPr="00A13A6C">
        <w:rPr>
          <w:rFonts w:ascii="Times New Roman" w:hAnsi="Times New Roman" w:cs="Times New Roman"/>
        </w:rPr>
        <w:t xml:space="preserve">(Ruiz-Fernández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2016; Serrano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2017)</w:t>
      </w:r>
      <w:r w:rsidRPr="00A13A6C">
        <w:rPr>
          <w:rFonts w:ascii="Times New Roman" w:hAnsi="Times New Roman" w:cs="Times New Roman"/>
        </w:rPr>
        <w:fldChar w:fldCharType="end"/>
      </w:r>
      <w:r w:rsidRPr="00A13A6C">
        <w:rPr>
          <w:rFonts w:ascii="Times New Roman" w:hAnsi="Times New Roman" w:cs="Times New Roman"/>
        </w:rPr>
        <w:t>. Reconstructed temperatures and precipitation</w:t>
      </w:r>
      <w:r w:rsidR="000E5AEA" w:rsidRPr="00A13A6C">
        <w:rPr>
          <w:rFonts w:ascii="Times New Roman" w:hAnsi="Times New Roman" w:cs="Times New Roman"/>
        </w:rPr>
        <w:t>s</w:t>
      </w:r>
      <w:r w:rsidRPr="00A13A6C">
        <w:rPr>
          <w:rFonts w:ascii="Times New Roman" w:hAnsi="Times New Roman" w:cs="Times New Roman"/>
        </w:rPr>
        <w:t xml:space="preserve"> based on mammalian tooth δ¹³C and δ¹⁸O values indicate</w:t>
      </w:r>
      <w:r w:rsidR="00DF4060" w:rsidRPr="00A13A6C">
        <w:rPr>
          <w:rFonts w:ascii="Times New Roman" w:hAnsi="Times New Roman" w:cs="Times New Roman"/>
        </w:rPr>
        <w:t>, for this period,</w:t>
      </w:r>
      <w:r w:rsidRPr="00A13A6C">
        <w:rPr>
          <w:rFonts w:ascii="Times New Roman" w:hAnsi="Times New Roman" w:cs="Times New Roman"/>
        </w:rPr>
        <w:t xml:space="preserve"> reductions of 5 °C and 450 mm</w:t>
      </w:r>
      <w:r w:rsidR="00D03DAE" w:rsidRPr="00A13A6C">
        <w:rPr>
          <w:rFonts w:ascii="Times New Roman" w:hAnsi="Times New Roman" w:cs="Times New Roman"/>
        </w:rPr>
        <w:t>/</w:t>
      </w:r>
      <w:r w:rsidRPr="00A13A6C">
        <w:rPr>
          <w:rFonts w:ascii="Times New Roman" w:hAnsi="Times New Roman" w:cs="Times New Roman"/>
        </w:rPr>
        <w:t xml:space="preserve">yr relative to present-day conditions in </w:t>
      </w:r>
      <w:r w:rsidR="00EE3FD2" w:rsidRPr="00A13A6C">
        <w:rPr>
          <w:rFonts w:ascii="Times New Roman" w:hAnsi="Times New Roman" w:cs="Times New Roman"/>
        </w:rPr>
        <w:t>this area</w:t>
      </w:r>
      <w:r w:rsidRPr="00A13A6C">
        <w:rPr>
          <w:rFonts w:ascii="Times New Roman" w:hAnsi="Times New Roman" w:cs="Times New Roman"/>
        </w:rPr>
        <w:t xml:space="preserve"> </w:t>
      </w:r>
      <w:r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{"citationID":"vBTHO4gX","properties":{"unsorted":false,"formattedCitation":"(L\\uc0\\u233{}cuyer {\\i{}et al.} 2021)","plainCitation":"(Lécuyer et al. 2021)","noteIndex":0},"citationItems":[{"id":671,"uris":["http://zotero.org/users/local/ejn7Sn3P/items/3EBT3U66"],"itemData":{"id":671,"type":"article-journal","abstract":"The climate shift of the Last Glacial Maximum (LGM) strongly impacted the vegetation cover and related trophic chains of western Europe. Harsh, cold and dry conditions then prevailed in most regions, strongly impacting migrations and survival of human beings. Nonetheless, environments suitable for mammalian fauna to survive persisted in SW Europe thus providing refugia for hunters. Tooth enamel from large herbivorous mammal remains from archaeological sites located in southwest France and Spain were analyzed for their stable carbon and oxygen isotope compositions for documenting paleotemperatures and paleoprecipitations. These sites were occupied by humans between 25 ky and 16 ky. Skeletal remains of Cervidae, Equidae and Caprinae suggest colder and drier conditions relative to present-day. Paleoprecipitations were reconstructed from a modern-based transfer function using δ13C-values of apatite carbonate, then corrected for the low atmospheric pCO2 value of the LGM. They ranged from ≈250 mm yr−1 on the Mediterranean façade, to ≈550 mm yr−1 on the Atlantic side. Setting the δ18O-value of the northeastern North Atlantic LGM-surface water to +0.8‰, based on Biscay Golf marine core studies, mean air temperatures inferred from 18O-data in apatite calcite were close to 14–15 °C (Mediterranean) and 6 °C–10 °C (Atlantic), i.e., about 4–5 °C and 5–8 °C higher than pre-industrial temperatures, respectively. The two areas thus define distinct clusters of air temperatures and precipitation regimes with strong negative offsets vs the Present. These isotopically-reconstructed climate conditions indicate a strong control from proximal surface ocean/marine waters, in particular of mean annual air temperatures.","container-title":"Quaternary Science Reviews","DOI":"10.1016/j.quascirev.2021.106796","ISSN":"0277-3791","journalAbbreviation":"Quaternary Science Reviews","page":"106796","source":"ScienceDirect","title":"Temperature and precipitation regime in LGM human refugia of southwestern Europe inferred from δ13C and δ18O of large mammal remains","volume":"255","author":[{"family":"Lécuyer","given":"Christophe"},{"family":"Hillaire-Marcel","given":"Claude"},{"family":"Burke","given":"Ariane"},{"family":"Julien","given":"Marie-Anne"},{"family":"Hélie","given":"Jean-François"}],"issued":{"date-parts":[["2021",3,1]]}}}],"schema":"https://github.com/citation-style-language/schema/raw/master/csl-citation.json"} </w:instrText>
      </w:r>
      <w:r w:rsidRPr="00A13A6C">
        <w:rPr>
          <w:rFonts w:ascii="Times New Roman" w:hAnsi="Times New Roman" w:cs="Times New Roman"/>
        </w:rPr>
        <w:fldChar w:fldCharType="separate"/>
      </w:r>
      <w:r w:rsidR="00AE76CC" w:rsidRPr="00A13A6C">
        <w:rPr>
          <w:rFonts w:ascii="Times New Roman" w:hAnsi="Times New Roman" w:cs="Times New Roman"/>
        </w:rPr>
        <w:t xml:space="preserve">(Lécuyer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2021)</w:t>
      </w:r>
      <w:r w:rsidRPr="00A13A6C">
        <w:rPr>
          <w:rFonts w:ascii="Times New Roman" w:hAnsi="Times New Roman" w:cs="Times New Roman"/>
        </w:rPr>
        <w:fldChar w:fldCharType="end"/>
      </w:r>
      <w:r w:rsidRPr="00A13A6C">
        <w:rPr>
          <w:rFonts w:ascii="Times New Roman" w:hAnsi="Times New Roman" w:cs="Times New Roman"/>
        </w:rPr>
        <w:t>, which are fully consistent with the pollen-derived temperatures and precipitations provided in this study.</w:t>
      </w:r>
      <w:r w:rsidR="000C51E8" w:rsidRPr="00A13A6C">
        <w:rPr>
          <w:rFonts w:ascii="Times New Roman" w:hAnsi="Times New Roman" w:cs="Times New Roman"/>
        </w:rPr>
        <w:t xml:space="preserve"> </w:t>
      </w:r>
    </w:p>
    <w:p w14:paraId="092E17FA" w14:textId="6724CBAC" w:rsidR="00DF0C7A" w:rsidRPr="00A13A6C" w:rsidRDefault="00132667" w:rsidP="00C2465E">
      <w:pPr>
        <w:spacing w:before="120" w:after="120" w:line="480" w:lineRule="auto"/>
        <w:jc w:val="both"/>
        <w:rPr>
          <w:rFonts w:ascii="Times New Roman" w:hAnsi="Times New Roman" w:cs="Times New Roman"/>
        </w:rPr>
      </w:pPr>
      <w:r w:rsidRPr="00A13A6C">
        <w:rPr>
          <w:rFonts w:ascii="Times New Roman" w:hAnsi="Times New Roman" w:cs="Times New Roman"/>
        </w:rPr>
        <w:t xml:space="preserve">The pollen record </w:t>
      </w:r>
      <w:r w:rsidR="00466983" w:rsidRPr="00A13A6C">
        <w:rPr>
          <w:rFonts w:ascii="Times New Roman" w:hAnsi="Times New Roman" w:cs="Times New Roman"/>
        </w:rPr>
        <w:t>recovered from</w:t>
      </w:r>
      <w:r w:rsidRPr="00A13A6C">
        <w:rPr>
          <w:rFonts w:ascii="Times New Roman" w:hAnsi="Times New Roman" w:cs="Times New Roman"/>
        </w:rPr>
        <w:t xml:space="preserve"> Verdeospesoa indicates, for the MIS2, predominantly open landscapes dominated by herbaceous communities, including grasslands and xerophytic taxa </w:t>
      </w:r>
      <w:r w:rsidRPr="00A13A6C">
        <w:rPr>
          <w:rFonts w:ascii="Times New Roman" w:hAnsi="Times New Roman" w:cs="Times New Roman"/>
        </w:rPr>
        <w:fldChar w:fldCharType="begin"/>
      </w:r>
      <w:r w:rsidR="00BB27C1" w:rsidRPr="00A13A6C">
        <w:rPr>
          <w:rFonts w:ascii="Times New Roman" w:hAnsi="Times New Roman" w:cs="Times New Roman"/>
        </w:rPr>
        <w:instrText xml:space="preserve"> ADDIN ZOTERO_ITEM CSL_CITATION {"citationID":"q04tfVwv","properties":{"unsorted":false,"formattedCitation":"(P\\uc0\\u233{}rez-D\\uc0\\u237{}az &amp; L\\uc0\\u243{}pez-S\\uc0\\u225{}ez, 2021b)","plainCitation":"(Pérez-Díaz &amp; López-Sáez, 2021b)","dontUpdate":true,"noteIndex":0},"citationItems":[{"id":271,"uris":["http://zotero.org/users/local/ejn7Sn3P/items/CCMKAQHK"],"itemData":{"id":271,"type":"article-journal","abstract":"This paper focuses on palaeoenvironmental conditions and climate variability during the Upper Late Pleistocene (c. 28,000–11,700 cal BP) in SW Europe (Iberian Peninsula) and their influence on human settlement patterns. All the palaeoenvironmental and archaeological sequences available for this period are analysed, together with a new palaeoenvironmental study related to a key deposit: Verdeospesoa mire (northern Iberian Peninsula). The multiproxy analysis (pollen, spores, non-pollen palynomorphs, magnetic susceptibility, organic content and macrocharcoal) of this sequence, with the support of six Accelerator Mass Spectrometry (AMS) radiocarbon dates, shows the climatic variability of that period, with some dry/cold and humid/temperate episodes. While in vast regions of central and northern Europe very few archaeological sites of this age are known, in the Iberian Peninsula no occupation gaps have been detected in all this period, supporting the idea of SW Europe as a glacial refugium for human groups during the worst periods of the Upper Late Pleistocene.","container-title":"Quaternary International","DOI":"10.1016/J.QUAINT.2021.05.001","page":"39-53","publisher":"Pergamon","title":"Late Pleistocene environmental dynamics and human occupation in Southwestern Europe","volume":"595","author":[{"family":"Pérez-Díaz","given":"Sebastián"},{"family":"López-Sáez","given":"José Antonio"}],"issued":{"date-parts":[["2021",9]]}}}],"schema":"https://github.com/citation-style-language/schema/raw/master/csl-citation.json"} </w:instrText>
      </w:r>
      <w:r w:rsidRPr="00A13A6C">
        <w:rPr>
          <w:rFonts w:ascii="Times New Roman" w:hAnsi="Times New Roman" w:cs="Times New Roman"/>
        </w:rPr>
        <w:fldChar w:fldCharType="separate"/>
      </w:r>
      <w:r w:rsidR="006939C7" w:rsidRPr="00A13A6C">
        <w:rPr>
          <w:rFonts w:ascii="Times New Roman" w:hAnsi="Times New Roman" w:cs="Times New Roman"/>
        </w:rPr>
        <w:t>(Pérez-Díaz &amp; López-Sáez, 2021)</w:t>
      </w:r>
      <w:r w:rsidRPr="00A13A6C">
        <w:rPr>
          <w:rFonts w:ascii="Times New Roman" w:hAnsi="Times New Roman" w:cs="Times New Roman"/>
        </w:rPr>
        <w:fldChar w:fldCharType="end"/>
      </w:r>
      <w:r w:rsidRPr="00A13A6C">
        <w:rPr>
          <w:rFonts w:ascii="Times New Roman" w:hAnsi="Times New Roman" w:cs="Times New Roman"/>
        </w:rPr>
        <w:t>.</w:t>
      </w:r>
      <w:r w:rsidR="00F02459" w:rsidRPr="00A13A6C">
        <w:rPr>
          <w:rFonts w:ascii="Times New Roman" w:hAnsi="Times New Roman" w:cs="Times New Roman"/>
        </w:rPr>
        <w:t xml:space="preserve"> The CPI values (&gt;2) obtained</w:t>
      </w:r>
      <w:r w:rsidR="002038A3" w:rsidRPr="00A13A6C">
        <w:rPr>
          <w:rFonts w:ascii="Times New Roman" w:hAnsi="Times New Roman" w:cs="Times New Roman"/>
        </w:rPr>
        <w:t xml:space="preserve"> from the</w:t>
      </w:r>
      <w:r w:rsidR="00137CCE" w:rsidRPr="00A13A6C">
        <w:rPr>
          <w:rFonts w:ascii="Times New Roman" w:hAnsi="Times New Roman" w:cs="Times New Roman"/>
        </w:rPr>
        <w:t xml:space="preserve"> new</w:t>
      </w:r>
      <w:r w:rsidR="002038A3" w:rsidRPr="00A13A6C">
        <w:rPr>
          <w:rFonts w:ascii="Times New Roman" w:hAnsi="Times New Roman" w:cs="Times New Roman"/>
        </w:rPr>
        <w:t xml:space="preserve"> peat bog core</w:t>
      </w:r>
      <w:r w:rsidR="00F02459" w:rsidRPr="00A13A6C">
        <w:rPr>
          <w:rFonts w:ascii="Times New Roman" w:hAnsi="Times New Roman" w:cs="Times New Roman"/>
        </w:rPr>
        <w:t xml:space="preserve"> confirm the plant origin of </w:t>
      </w:r>
      <w:r w:rsidR="00DF4060" w:rsidRPr="00A13A6C">
        <w:rPr>
          <w:rFonts w:ascii="Times New Roman" w:hAnsi="Times New Roman" w:cs="Times New Roman"/>
        </w:rPr>
        <w:t xml:space="preserve">the analysed </w:t>
      </w:r>
      <w:r w:rsidR="00F02459" w:rsidRPr="00A13A6C">
        <w:rPr>
          <w:rFonts w:ascii="Times New Roman" w:hAnsi="Times New Roman" w:cs="Times New Roman"/>
        </w:rPr>
        <w:t xml:space="preserve">n-alkanes </w:t>
      </w:r>
      <w:r w:rsidR="006A4DCA"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{"citationID":"CUrZyJJj","properties":{"unsorted":false,"formattedCitation":"(Bush &amp; McInerney 2013)","plainCitation":"(Bush &amp; McInerney 2013)","noteIndex":0},"citationItems":[{"id":718,"uris":["http://zotero.org/users/local/ejn7Sn3P/items/ZMCAYJRT"],"itemData":{"id":718,"type":"article-journal","abstract":"Long chain (C21 to C37) n-alkanes are among the most long-lived and widely utilized terrestrial plant biomarkers. Dozens of studies have examined the range and variation of n-alkane chain-length abundances in modern plants from around the world, and n-alkane distributions have been used for a variety of purposes in paleoclimatology and paleoecology as well as chemotaxonomy. However, most of the paleoecological applications of n-alkane distributions have been based on a narrow set of modern data that cannot address intra- and inter-plant variability. Here, we present the results of a study using trees from near Chicago, IL, USA, as well as a meta-analysis of published data on modern plant n-alkane distributions. First, we test the conformity of n-alkane distributions in mature leaves across the canopy of 38 individual plants from 24 species as well as across a single growing season and find no significant differences for either canopy position or time of leaf collection. Second, we compile 2093 observations from 86 sources, including the new data here, to examine the generalities of n-alkane parameters such as carbon preference index (CPI), average chain length (ACL), and chain-length ratios for different plant groups. We show that angiosperms generally produce more n-alkanes than do gymnosperms, supporting previous observations, and furthermore that CPI values show such variation in modern plants that it is prudent to discard the use of CPI as a quantitative indicator of n-alkane degradation in sediments. We also test the hypotheses that certain n-alkane chain lengths predominate in and therefore can be representative of particular plant groups, namely, C23 and C25 in Sphagnum mosses, C27 and C29 in woody plants, and C31 in graminoids (grasses). We find that chain-length distributions are highly variable within plant groups, such that chemotaxonomic distinctions between grasses and woody plants are difficult to make based on n-alkane abundances. In contrast, Sphagnum mosses are marked by their predominance of C23 and C25, chain lengths which are largely absent in terrestrial vascular plants. The results here support the use of C23 as a robust proxy for Sphagnum mosses in paleoecological studies, but not the use of C27, C29, and C31 to separate graminoids and woody plants from one another, as both groups produce highly variable but significant amounts of all three chain lengths. In Africa, C33 and C35 chain lengths appear to distinguish graminoids from some woody plants, but this may be a reflection of the differences in rainforest and savanna environments. Indeed, variation in the abundances of long n-alkane chain lengths may be responding in part to local environmental conditions, and this calls for a more directed examination of the effects of temperature and aridity on plant n-alkane distributions in natural environments.","container-title":"Geochimica et Cosmochimica Acta","DOI":"10.1016/j.gca.2013.04.016","ISSN":"0016-7037","journalAbbreviation":"Geochimica et Cosmochimica Acta","page":"161-179","source":"ScienceDirect","title":"Leaf wax &lt;i&gt;n&lt;/i&gt;-alkane distributions in and across modern plants: Implications for paleoecology and chemotaxonomy","title-short":"Leaf wax &lt;i&gt;n&lt;/i&gt;-alkane distributions in and across modern plants","volume":"117","author":[{"family":"Bush","given":"Rosemary T."},{"family":"McInerney","given":"Francesca A."}],"issued":{"date-parts":[["2013",9,15]]}}}],"schema":"https://github.com/citation-style-language/schema/raw/master/csl-citation.json"} </w:instrText>
      </w:r>
      <w:r w:rsidR="006A4DCA" w:rsidRPr="00A13A6C">
        <w:rPr>
          <w:rFonts w:ascii="Times New Roman" w:hAnsi="Times New Roman" w:cs="Times New Roman"/>
        </w:rPr>
        <w:fldChar w:fldCharType="separate"/>
      </w:r>
      <w:r w:rsidR="00AE76CC" w:rsidRPr="00A13A6C">
        <w:rPr>
          <w:rFonts w:ascii="Times New Roman" w:hAnsi="Times New Roman" w:cs="Times New Roman"/>
        </w:rPr>
        <w:t>(Bush &amp; McInerney 2013)</w:t>
      </w:r>
      <w:r w:rsidR="006A4DCA" w:rsidRPr="00A13A6C">
        <w:rPr>
          <w:rFonts w:ascii="Times New Roman" w:hAnsi="Times New Roman" w:cs="Times New Roman"/>
        </w:rPr>
        <w:fldChar w:fldCharType="end"/>
      </w:r>
      <w:r w:rsidR="00A85475" w:rsidRPr="00A13A6C">
        <w:rPr>
          <w:rFonts w:ascii="Times New Roman" w:hAnsi="Times New Roman" w:cs="Times New Roman"/>
        </w:rPr>
        <w:t>.</w:t>
      </w:r>
      <w:r w:rsidRPr="00A13A6C">
        <w:rPr>
          <w:rFonts w:ascii="Times New Roman" w:hAnsi="Times New Roman" w:cs="Times New Roman"/>
        </w:rPr>
        <w:t xml:space="preserve"> </w:t>
      </w:r>
      <w:r w:rsidR="001348E9" w:rsidRPr="00A13A6C">
        <w:rPr>
          <w:rFonts w:ascii="Times New Roman" w:hAnsi="Times New Roman" w:cs="Times New Roman"/>
        </w:rPr>
        <w:t xml:space="preserve">Although the n-alkane record has a lower temporal resolution than the pollen record, </w:t>
      </w:r>
      <w:r w:rsidR="002266D1" w:rsidRPr="00A13A6C">
        <w:rPr>
          <w:rFonts w:ascii="Times New Roman" w:hAnsi="Times New Roman" w:cs="Times New Roman"/>
        </w:rPr>
        <w:t>it is</w:t>
      </w:r>
      <w:r w:rsidRPr="00A13A6C">
        <w:rPr>
          <w:rFonts w:ascii="Times New Roman" w:hAnsi="Times New Roman" w:cs="Times New Roman"/>
        </w:rPr>
        <w:t xml:space="preserve"> consistent with a predominance of open environments, as indicated by elevated C₃₁/C₂₇ and C₃₁/C₂₉ ratios and high ACL values. In addition, relatively high P</w:t>
      </w:r>
      <w:r w:rsidRPr="00A13A6C">
        <w:rPr>
          <w:rFonts w:ascii="Times New Roman" w:hAnsi="Times New Roman" w:cs="Times New Roman"/>
          <w:vertAlign w:val="subscript"/>
        </w:rPr>
        <w:t>AQ</w:t>
      </w:r>
      <w:r w:rsidRPr="00A13A6C">
        <w:rPr>
          <w:rFonts w:ascii="Times New Roman" w:hAnsi="Times New Roman" w:cs="Times New Roman"/>
        </w:rPr>
        <w:t xml:space="preserve"> and low TAR values point to a contribution from aquatic macrophytes, suggesting that the dominant grassy and herbaceous landscape also included well-developed wetland habitats. This is also supported by sedaDNA data. </w:t>
      </w:r>
      <w:r w:rsidR="00C41D13" w:rsidRPr="00A13A6C">
        <w:rPr>
          <w:rFonts w:ascii="Times New Roman" w:hAnsi="Times New Roman" w:cs="Times New Roman"/>
        </w:rPr>
        <w:t>Although caution is required when interpreting the</w:t>
      </w:r>
      <w:r w:rsidR="001A5877" w:rsidRPr="00A13A6C">
        <w:rPr>
          <w:rFonts w:ascii="Times New Roman" w:hAnsi="Times New Roman" w:cs="Times New Roman"/>
        </w:rPr>
        <w:t xml:space="preserve"> </w:t>
      </w:r>
      <w:r w:rsidR="0004292B" w:rsidRPr="00A13A6C">
        <w:rPr>
          <w:rFonts w:ascii="Times New Roman" w:hAnsi="Times New Roman" w:cs="Times New Roman"/>
        </w:rPr>
        <w:t>reconstructed</w:t>
      </w:r>
      <w:r w:rsidR="00C41D13" w:rsidRPr="00A13A6C">
        <w:rPr>
          <w:rFonts w:ascii="Times New Roman" w:hAnsi="Times New Roman" w:cs="Times New Roman"/>
        </w:rPr>
        <w:t xml:space="preserve"> taxonomic richness</w:t>
      </w:r>
      <w:r w:rsidR="0004292B" w:rsidRPr="00A13A6C">
        <w:rPr>
          <w:rFonts w:ascii="Times New Roman" w:hAnsi="Times New Roman" w:cs="Times New Roman"/>
        </w:rPr>
        <w:t xml:space="preserve"> from sedaDNA</w:t>
      </w:r>
      <w:r w:rsidR="00C41D13" w:rsidRPr="00A13A6C">
        <w:rPr>
          <w:rFonts w:ascii="Times New Roman" w:hAnsi="Times New Roman" w:cs="Times New Roman"/>
        </w:rPr>
        <w:t xml:space="preserve">—since only three taxa occur in &gt;50% of PCR replicates in this section—these taxa include </w:t>
      </w:r>
      <w:r w:rsidR="00C41D13" w:rsidRPr="00A13A6C">
        <w:rPr>
          <w:rFonts w:ascii="Times New Roman" w:hAnsi="Times New Roman" w:cs="Times New Roman"/>
          <w:i/>
          <w:iCs/>
        </w:rPr>
        <w:t>Juncus</w:t>
      </w:r>
      <w:r w:rsidR="00C41D13" w:rsidRPr="00A13A6C">
        <w:rPr>
          <w:rFonts w:ascii="Times New Roman" w:hAnsi="Times New Roman" w:cs="Times New Roman"/>
        </w:rPr>
        <w:t xml:space="preserve">, </w:t>
      </w:r>
      <w:r w:rsidR="00C41D13" w:rsidRPr="00A13A6C">
        <w:rPr>
          <w:rFonts w:ascii="Times New Roman" w:hAnsi="Times New Roman" w:cs="Times New Roman"/>
          <w:i/>
          <w:iCs/>
        </w:rPr>
        <w:t>Eriophorum</w:t>
      </w:r>
      <w:r w:rsidR="00C41D13" w:rsidRPr="00A13A6C">
        <w:rPr>
          <w:rFonts w:ascii="Times New Roman" w:hAnsi="Times New Roman" w:cs="Times New Roman"/>
        </w:rPr>
        <w:t xml:space="preserve">, and </w:t>
      </w:r>
      <w:r w:rsidR="00C41D13" w:rsidRPr="00A13A6C">
        <w:rPr>
          <w:rFonts w:ascii="Times New Roman" w:hAnsi="Times New Roman" w:cs="Times New Roman"/>
          <w:i/>
          <w:iCs/>
        </w:rPr>
        <w:t>Potentilla</w:t>
      </w:r>
      <w:r w:rsidR="00C41D13" w:rsidRPr="00A13A6C">
        <w:rPr>
          <w:rFonts w:ascii="Times New Roman" w:hAnsi="Times New Roman" w:cs="Times New Roman"/>
        </w:rPr>
        <w:t xml:space="preserve">, all of which are characteristic of wetland and herbaceous terrestrial environments. </w:t>
      </w:r>
      <w:r w:rsidRPr="00A13A6C">
        <w:rPr>
          <w:rFonts w:ascii="Times New Roman" w:hAnsi="Times New Roman" w:cs="Times New Roman"/>
        </w:rPr>
        <w:t xml:space="preserve">Taken together, these proxies suggest that, even with low average annual temperatures and precipitations, soil moisture remained high enough to support the continued presence of </w:t>
      </w:r>
      <w:r w:rsidR="004F1318" w:rsidRPr="00A13A6C">
        <w:rPr>
          <w:rFonts w:ascii="Times New Roman" w:hAnsi="Times New Roman" w:cs="Times New Roman"/>
        </w:rPr>
        <w:t>wetland and hygrophilous herbaceous vegetation</w:t>
      </w:r>
      <w:r w:rsidR="00621EF0" w:rsidRPr="00A13A6C">
        <w:rPr>
          <w:rFonts w:ascii="Times New Roman" w:hAnsi="Times New Roman" w:cs="Times New Roman"/>
        </w:rPr>
        <w:t xml:space="preserve"> (Figure 9)</w:t>
      </w:r>
      <w:r w:rsidR="004F1318" w:rsidRPr="00A13A6C">
        <w:rPr>
          <w:rFonts w:ascii="Times New Roman" w:hAnsi="Times New Roman" w:cs="Times New Roman"/>
        </w:rPr>
        <w:t>.</w:t>
      </w:r>
    </w:p>
    <w:p w14:paraId="021DBD8F" w14:textId="54A70BC4" w:rsidR="00F41A61" w:rsidRPr="00A13A6C" w:rsidRDefault="007427CA" w:rsidP="00C2465E">
      <w:pPr>
        <w:spacing w:before="120" w:after="120" w:line="480" w:lineRule="auto"/>
        <w:jc w:val="both"/>
        <w:rPr>
          <w:rFonts w:ascii="Times New Roman" w:hAnsi="Times New Roman" w:cs="Times New Roman"/>
        </w:rPr>
      </w:pPr>
      <w:r w:rsidRPr="00A13A6C">
        <w:rPr>
          <w:rFonts w:ascii="Times New Roman" w:hAnsi="Times New Roman" w:cs="Times New Roman"/>
        </w:rPr>
        <w:t>In the Cantabrian Region, the HS2, LGM, and HS1 are recognised as cold and arid intervals during which sparsely vegetated landscapes predominated</w:t>
      </w:r>
      <w:r w:rsidR="00D57FBE" w:rsidRPr="00A13A6C">
        <w:rPr>
          <w:rFonts w:ascii="Times New Roman" w:hAnsi="Times New Roman" w:cs="Times New Roman"/>
        </w:rPr>
        <w:t xml:space="preserve"> </w:t>
      </w:r>
      <w:r w:rsidR="007675E9"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{"citationID":"z6ISdZ0e","properties":{"unsorted":false,"formattedCitation":"(Moreno {\\i{}et al.} 2014; Ludwig {\\i{}et al.} 2018)","plainCitation":"(Moreno et al. 2014; Ludwig et al. 2018)","noteIndex":0},"citationItems":[{"id":812,"uris":["http://zotero.org/users/local/ejn7Sn3P/items/ZEJIENUP"],"itemData":{"id":812,"type":"article-journal","abstract":"The spatial distribution and dating of archaeological sites suggest a poor occupation of southern Iberia by hunter-gatherers after the Last Glacial Maximum (LGM) and during Heinrich event 1 (H1) compared to Northern Iberia. The H1 was a period of cold and arid climate conditions and is suspected to have played an important role in the population dynamics in Europe at the end of the Pleistocene. In this study, the potential influence of climate change on the human settlement patterns in Iberia is analysed based on regional palaeoclimate modelling. Here, the WRF model is used to simulate continuous time slices of 30 years of climate conditions representative for both the LGM and H1 at high spatial resolution. The model results indicate that, apart from a general decrease in temperature, a considerable decrease in precipitation over southern Iberia occurred during the H1, that agrees with the available climate proxy data. The analysis of ombrotypes unveils extremely arid conditions, particularly over southern Iberia and during the growing season (summer), which could have constrained the availability of food and water to the inhabitants. The total area in Iberia that can be characterized as ultrahyperarid in summer enlarged from 2% (13 K km2) during the LGM to 22% (148 K km2) during the H1. Likewise, the reconstruction of vegetation types shows an increase of non-arboreal (open shrubland, grassland) types at the expense of arboreal types in southern Iberia for H1. Thus, the different climate conditions and changes in palaeovegetation between the LGM and H1 probably played a major role in the decrease of the hunter-gatherer populations in southern Iberia.","container-title":"Global and Planetary Change","DOI":"10.1016/j.gloplacha.2018.08.006","ISSN":"0921-8181","journalAbbreviation":"Global and Planetary Change","page":"34-47","source":"ScienceDirect","title":"The Last Glacial Maximum and Heinrich event I on the Iberian Peninsula: A regional climate modelling study for understanding human settlement patterns","title-short":"The Last Glacial Maximum and Heinrich event I on the Iberian Peninsula","volume":"170","author":[{"family":"Ludwig","given":"Patrick"},{"family":"Shao","given":"Yaping"},{"family":"Kehl","given":"Martin"},{"family":"Weniger","given":"Gerd-Christian"}],"issued":{"date-parts":[["2018",11,1]]}}},{"id":815,"uris":["http://zotero.org/users/local/ejn7Sn3P/items/N4XQYZ9F"],"itemData":{"id":815,"type":"article-journal","abstract":"Terrestrial records of past climatic conditions, such as lake sediments and speleothems, provide data of great importance for understanding environmental changes. However, unlike marine and ice core records, terrestrial palaeodata are often not available in databases or in a format that is easily accessible to the non-specialist. As a consequence, many excellent terrestrial records are unknown to the broader palaeoclimate community and are not included in compilations, comparisons, or modelling exercises. Here we present a compilation of Western European terrestrial palaeo-records covering, entirely or partially, the 60–8-ka INTIMATE time period. The compilation contains 56 natural archives, including lake records, speleothems, ice cores, and terrestrial proxies in marine records. The compilation is limited to include records of high temporal resolution and/or records that provide climate proxies or quantitative reconstructions of environmental parameters, such as temperature or precipitation, and that are of relevance and interest to a broader community. We briefly review the different types of terrestrial archives, their respective proxies, their interpretation and their application for palaeoclimatic reconstructions. We also discuss the importance of independent chronologies and the issue of record synchronization. The aim of this exercise is to provide the wider palaeo-community with a consistent compilation of high-quality terrestrial records, to facilitate model-data comparisons, and to identify key areas of interest for future investigations. We use the compilation to investigate Western European latitudinal climate gradients during the deglacial period and, despite of poorly constrained chronologies for the older records, we summarize the main results obtained from NW and SW European terrestrial records before the LGM.","collection-title":"Dating, Synthesis, and Interpretation of Palaeoclimatic Records and Model-data Integration: Advances of the INTIMATE project(INTegration of Ice core, Marine and TErrestrial records, COST Action ES0907)","container-title":"Quaternary Science Reviews","DOI":"10.1016/j.quascirev.2014.06.030","ISSN":"0277-3791","journalAbbreviation":"Quaternary Science Reviews","page":"167-185","source":"ScienceDirect","title":"A compilation of Western European terrestrial records 60–8 ka BP: towards an understanding of latitudinal climatic gradients","title-short":"A compilation of Western European terrestrial records 60–8 ka BP","volume":"106","author":[{"family":"Moreno","given":"Ana"},{"family":"Svensson","given":"Anders"},{"family":"Brooks","given":"Stephen J."},{"family":"Connor","given":"Simon"},{"family":"Engels","given":"Stefan"},{"family":"Fletcher","given":"William"},{"family":"Genty","given":"Dominique"},{"family":"Heiri","given":"Oliver"},{"family":"Labuhn","given":"Inga"},{"family":"Perşoiu","given":"Aurel"},{"family":"Peyron","given":"Odile"},{"family":"Sadori","given":"Laura"},{"family":"Valero-Garcés","given":"Blas"},{"family":"Wulf","given":"Sabine"},{"family":"Zanchetta","given":"Giovanni"}],"issued":{"date-parts":[["2014",12,15]]}}}],"schema":"https://github.com/citation-style-language/schema/raw/master/csl-citation.json"} </w:instrText>
      </w:r>
      <w:r w:rsidR="007675E9" w:rsidRPr="00A13A6C">
        <w:rPr>
          <w:rFonts w:ascii="Times New Roman" w:hAnsi="Times New Roman" w:cs="Times New Roman"/>
        </w:rPr>
        <w:fldChar w:fldCharType="separate"/>
      </w:r>
      <w:r w:rsidR="00AE76CC" w:rsidRPr="00A13A6C">
        <w:rPr>
          <w:rFonts w:ascii="Times New Roman" w:hAnsi="Times New Roman" w:cs="Times New Roman"/>
        </w:rPr>
        <w:t xml:space="preserve">(Moreno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2014; Ludwig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2018)</w:t>
      </w:r>
      <w:r w:rsidR="007675E9" w:rsidRPr="00A13A6C">
        <w:rPr>
          <w:rFonts w:ascii="Times New Roman" w:hAnsi="Times New Roman" w:cs="Times New Roman"/>
        </w:rPr>
        <w:fldChar w:fldCharType="end"/>
      </w:r>
      <w:r w:rsidRPr="00A13A6C">
        <w:rPr>
          <w:rFonts w:ascii="Times New Roman" w:hAnsi="Times New Roman" w:cs="Times New Roman"/>
        </w:rPr>
        <w:t xml:space="preserve">. Among them, it has been proposed that the HS1 as one of the coldest and most arid periods in Iberia </w:t>
      </w:r>
      <w:r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{"citationID":"a9aa0JVc","properties":{"unsorted":false,"formattedCitation":"(Moreno {\\i{}et al.} 2012)","plainCitation":"(Moreno et al. 2012)","noteIndex":0},"citationItems":[{"id":665,"uris":["http://zotero.org/users/local/ejn7Sn3P/items/8GDLXKJ8"],"itemData":{"id":665,"type":"article-journal","abstract":"We present a palaeoclimatic reconstruction of the last glacial cycle in Iberia (ca. 120,000–11,600cal yrs BP) based on multi-proxy reconstructions from lake sediments with robust chronologies, and with a particular focus on abrupt climate changes. The selected lake sequences provide an integrated approach from northern Iberia exploring temperature conditions, humidity variations and land-sea comparisons during the most relevant climate transitions of the last glacial period. Thus, we present evidence that demonstrates: (i) cold but relatively humid conditions during the transition from MIS 5 to MIS 4, which prevailed until ca. 60,000cal yrs BP in northern Iberia; (ii) a general tendency towards greater aridity during MIS 4 and MIS 3 (ca 60,000 to 23,500cal yrs BP) punctuated by abrupt climate changes related to Heinrich Events (HE), (iii) a complex, highly variable climate during MIS 2 (23,500 to 14,600cal yrs BP) with the “Mystery Interval” (MI: 18,500 to 14,600cal yrs BP) and not the global Last Glacial Maximum (LGM: 23,000 to 19,000cal yrs BP) as the coldest and most arid period. The last glacial transition starts in synchrony with Greenland ice records at 14,600cal yrs BP but the temperature increase was not so abrupt in the Iberian records and the highest humidity was attained during the Allerød (GI-1a to GI-1c) and not during the Bølling (GI-1e) period. The Younger Dryas event (GS-1) is discernible in northern Iberian lake records as a cold and dry interval, although Iberian vegetation records present a geographically variable signal for this interval, perhaps related to vegetation resilience.","collection-title":"The INTegration of Ice core, Marine and TErrestrial records of the last termination (INTIMATE) 60,000 to 8000 BP","container-title":"Quaternary Science Reviews","DOI":"10.1016/j.quascirev.2010.06.031","ISSN":"0277-3791","journalAbbreviation":"Quaternary Science Reviews","page":"139-153","source":"ScienceDirect","title":"Northern Iberian abrupt climate change dynamics during the last glacial cycle: A view from lacustrine sediments","title-short":"Northern Iberian abrupt climate change dynamics during the last glacial cycle","volume":"36","author":[{"family":"Moreno","given":"Ana"},{"family":"González-Sampériz","given":"Penélope"},{"family":"Morellón","given":"Mario"},{"family":"Valero-Garcés","given":"Blas L."},{"family":"Fletcher","given":"William J."}],"issued":{"date-parts":[["2012",3,12]]}}}],"schema":"https://github.com/citation-style-language/schema/raw/master/csl-citation.json"} </w:instrText>
      </w:r>
      <w:r w:rsidRPr="00A13A6C">
        <w:rPr>
          <w:rFonts w:ascii="Times New Roman" w:hAnsi="Times New Roman" w:cs="Times New Roman"/>
        </w:rPr>
        <w:fldChar w:fldCharType="separate"/>
      </w:r>
      <w:r w:rsidR="00AE76CC" w:rsidRPr="00A13A6C">
        <w:rPr>
          <w:rFonts w:ascii="Times New Roman" w:hAnsi="Times New Roman" w:cs="Times New Roman"/>
        </w:rPr>
        <w:t xml:space="preserve">(Moreno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2012)</w:t>
      </w:r>
      <w:r w:rsidRPr="00A13A6C">
        <w:rPr>
          <w:rFonts w:ascii="Times New Roman" w:hAnsi="Times New Roman" w:cs="Times New Roman"/>
        </w:rPr>
        <w:fldChar w:fldCharType="end"/>
      </w:r>
      <w:r w:rsidRPr="00A13A6C">
        <w:rPr>
          <w:rFonts w:ascii="Times New Roman" w:hAnsi="Times New Roman" w:cs="Times New Roman"/>
        </w:rPr>
        <w:t>. In Lake Enol, this interval is characterised by the lowest sedimentation rates</w:t>
      </w:r>
      <w:r w:rsidR="004E4C34" w:rsidRPr="00A13A6C">
        <w:rPr>
          <w:rFonts w:ascii="Times New Roman" w:hAnsi="Times New Roman" w:cs="Times New Roman"/>
        </w:rPr>
        <w:t xml:space="preserve"> </w:t>
      </w:r>
      <w:r w:rsidR="0073647D"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{"citationID":"jyCiuFzk","properties":{"unsorted":false,"formattedCitation":"(Moreno {\\i{}et al.} 2011)","plainCitation":"(Moreno et al. 2011)","noteIndex":0},"citationItems":[{"id":711,"uris":["http://zotero.org/users/local/ejn7Sn3P/items/D83AY6Q5"],"itemData":{"id":711,"type":"article-journal","abstract":"We present the Holocene sequence from Lago Enol (43°16′N, 4°59′W, 1,070 m a.s.l.), Cantabrian Mountains, northern Spain. A multiproxy analysis provided comprehensive information about regional humidity and temperature changes. The analysis included sedimentological descriptions, physical properties, organic carbon and carbonate content, mineralogy and geochemical composition together with biological proxies including diatom and ostracod assemblages. A detailed pollen study enabled reconstruction of variations in vegetation cover, which were interpreted in the context of climate changes and human impact. Four distinct stages were recognized for the last 13,500 years: (1) a cold and dry episode that includes the Younger Dryas event (13,500–11,600 cal. year BP); (2) a humid and warmer period characterizing the onset of the Holocene (11,600–8,700 cal. year BP); (3) a tendency toward a drier climate during the middle Holocene (8,700–4,650 cal. year BP); and (4) a return to humid conditions following landscape modification by human activity (pastoral activities, deforestation) in the late Holocene (4,650–2,200 cal. year BP). Superimposed on relatively stable landscape conditions (e.g. maintenance of well established forests), the typical environmental variability of the southern European region is observed at this site.","container-title":"Journal of Paleolimnology","DOI":"10.1007/s10933-009-9387-7","ISSN":"1573-0417","issue":"3","journalAbbreviation":"J Paleolimnol","language":"en","page":"327-349","source":"Springer Link","title":"Revealing the last 13,500 years of environmental history from the multiproxy record of a mountain lake (Lago Enol, northern Iberian Peninsula)","volume":"46","author":[{"family":"Moreno","given":"Ana"},{"family":"López-Merino","given":"Lourdes"},{"family":"Leira","given":"Manel"},{"family":"Marco-Barba","given":"Javier"},{"family":"González-Sampériz","given":"Penélope"},{"family":"Valero-Garcés","given":"Blas L."},{"family":"López-Sáez","given":"José Antonio"},{"family":"Santos","given":"Luisa"},{"family":"Mata","given":"Pilar"},{"family":"Ito","given":"Emi"}],"issued":{"date-parts":[["2011",10,1]]}}}],"schema":"https://github.com/citation-style-language/schema/raw/master/csl-citation.json"} </w:instrText>
      </w:r>
      <w:r w:rsidR="0073647D" w:rsidRPr="00A13A6C">
        <w:rPr>
          <w:rFonts w:ascii="Times New Roman" w:hAnsi="Times New Roman" w:cs="Times New Roman"/>
        </w:rPr>
        <w:fldChar w:fldCharType="separate"/>
      </w:r>
      <w:r w:rsidR="00AE76CC" w:rsidRPr="00A13A6C">
        <w:rPr>
          <w:rFonts w:ascii="Times New Roman" w:hAnsi="Times New Roman" w:cs="Times New Roman"/>
        </w:rPr>
        <w:t xml:space="preserve">(Moreno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2011)</w:t>
      </w:r>
      <w:r w:rsidR="0073647D" w:rsidRPr="00A13A6C">
        <w:rPr>
          <w:rFonts w:ascii="Times New Roman" w:hAnsi="Times New Roman" w:cs="Times New Roman"/>
        </w:rPr>
        <w:fldChar w:fldCharType="end"/>
      </w:r>
      <w:r w:rsidRPr="00A13A6C">
        <w:rPr>
          <w:rFonts w:ascii="Times New Roman" w:hAnsi="Times New Roman" w:cs="Times New Roman"/>
        </w:rPr>
        <w:t xml:space="preserve">, while a speleothem from El Pindal Cave exhibits a </w:t>
      </w:r>
      <w:r w:rsidRPr="00A13A6C">
        <w:rPr>
          <w:rFonts w:ascii="Times New Roman" w:hAnsi="Times New Roman" w:cs="Times New Roman"/>
        </w:rPr>
        <w:lastRenderedPageBreak/>
        <w:t xml:space="preserve">hiatus interpreted as evidence of pronounced aridity conditions </w:t>
      </w:r>
      <w:r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{"citationID":"JVRSLgCh","properties":{"unsorted":false,"formattedCitation":"(Moreno {\\i{}et al.} 2010a)","plainCitation":"(Moreno et al. 2010a)","noteIndex":0},"citationItems":[{"id":668,"uris":["http://zotero.org/users/local/ejn7Sn3P/items/6EY85U3S"],"itemData":{"id":668,"type":"article-journal","abstract":"Low and high frequency climatic fluctuations in northern Iberian Peninsula during the last glacial maximum (LGM) and deglaciation are documented in a stalagmite using δ18O and δ13C and hydrologically sensitive trace metal ratios Mg/Ca and Ba/Ca. U/Th dating indicates speleothem growth commenced at 25kyr BP (Present=year 1950) and extended to 11.6kyr BP making this one of few European speleothem growing during the last glacial period. Rapid climatic fluctuations as Heinrich event 2 (H2) and Greenland Interstadial (GI-) 2 are well characterized in this record by more arid and cold conditions and by more humid conditions, respectively. Speleothem growth ceased from 18.2 to 15.4kyr BP (the so-called Mystery Interval) likely reflecting the driest and potentially coldest conditions of this record, coincident with the 2kyr duration shutdown of the North Atlantic Meridional Overturning Circulation (MOC). A major gradual increase in humidity and possibly in temperature occurred from 15.5 to 13.5kyr BP, beginning in the Bølling and culminating in the Allerød period. This gradual humidity change contrasts with more abrupt humidity shifts in the Mediterranean, suggesting a different climate threshold for Mediterranean vs. Atlantic margin precipitation.","collection-title":"Oxygen isotopes as tracers of Mediterranean variability: linking past, present and future","container-title":"Global and Planetary Change","DOI":"10.1016/j.gloplacha.2009.10.002","ISSN":"0921-8181","issue":"3","journalAbbreviation":"Global and Planetary Change","page":"218-231","source":"ScienceDirect","title":"A speleothem record of glacial (25–11.6   kyr BP) rapid climatic changes from northern Iberian Peninsula","volume":"71","author":[{"family":"Moreno","given":"Ana"},{"family":"Stoll","given":"Heather"},{"family":"Jiménez-Sánchez","given":"Montserrat"},{"family":"Cacho","given":"Isabel"},{"family":"Valero-Garcés","given":"Blas"},{"family":"Ito","given":"Emi"},{"family":"Edwards","given":"R. Lawrence"}],"issued":{"date-parts":[["2010",4,1]]}}}],"schema":"https://github.com/citation-style-language/schema/raw/master/csl-citation.json"} </w:instrText>
      </w:r>
      <w:r w:rsidRPr="00A13A6C">
        <w:rPr>
          <w:rFonts w:ascii="Times New Roman" w:hAnsi="Times New Roman" w:cs="Times New Roman"/>
        </w:rPr>
        <w:fldChar w:fldCharType="separate"/>
      </w:r>
      <w:r w:rsidR="00AE76CC" w:rsidRPr="00A13A6C">
        <w:rPr>
          <w:rFonts w:ascii="Times New Roman" w:hAnsi="Times New Roman" w:cs="Times New Roman"/>
        </w:rPr>
        <w:t xml:space="preserve">(Moreno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2010a)</w:t>
      </w:r>
      <w:r w:rsidRPr="00A13A6C">
        <w:rPr>
          <w:rFonts w:ascii="Times New Roman" w:hAnsi="Times New Roman" w:cs="Times New Roman"/>
        </w:rPr>
        <w:fldChar w:fldCharType="end"/>
      </w:r>
      <w:r w:rsidR="00A81C67" w:rsidRPr="00A13A6C">
        <w:rPr>
          <w:rFonts w:ascii="Times New Roman" w:hAnsi="Times New Roman" w:cs="Times New Roman"/>
        </w:rPr>
        <w:t xml:space="preserve"> (Figure 9)</w:t>
      </w:r>
      <w:r w:rsidRPr="00A13A6C">
        <w:rPr>
          <w:rFonts w:ascii="Times New Roman" w:hAnsi="Times New Roman" w:cs="Times New Roman"/>
        </w:rPr>
        <w:t>.</w:t>
      </w:r>
      <w:r w:rsidR="003C4E49" w:rsidRPr="00A13A6C">
        <w:rPr>
          <w:rFonts w:ascii="Times New Roman" w:hAnsi="Times New Roman" w:cs="Times New Roman"/>
        </w:rPr>
        <w:t xml:space="preserve"> </w:t>
      </w:r>
      <w:r w:rsidR="00485094" w:rsidRPr="00A13A6C">
        <w:rPr>
          <w:rFonts w:ascii="Times New Roman" w:hAnsi="Times New Roman" w:cs="Times New Roman"/>
        </w:rPr>
        <w:t xml:space="preserve">Likewise, stable isotope analyses of planktonic foraminifera recovered from </w:t>
      </w:r>
      <w:r w:rsidR="00E92104" w:rsidRPr="00A13A6C">
        <w:rPr>
          <w:rFonts w:ascii="Times New Roman" w:hAnsi="Times New Roman" w:cs="Times New Roman"/>
        </w:rPr>
        <w:t xml:space="preserve">offshore cores </w:t>
      </w:r>
      <w:r w:rsidR="0050564A" w:rsidRPr="00A13A6C">
        <w:rPr>
          <w:rFonts w:ascii="Times New Roman" w:hAnsi="Times New Roman" w:cs="Times New Roman"/>
        </w:rPr>
        <w:t>in Northern Iberia</w:t>
      </w:r>
      <w:r w:rsidR="00485094" w:rsidRPr="00A13A6C">
        <w:rPr>
          <w:rFonts w:ascii="Times New Roman" w:hAnsi="Times New Roman" w:cs="Times New Roman"/>
        </w:rPr>
        <w:t xml:space="preserve"> indicate low sea surface temperatures during this period </w:t>
      </w:r>
      <w:r w:rsidR="006A2374"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{"citationID":"M1GU75yT","properties":{"unsorted":false,"formattedCitation":"(Mart\\uc0\\u237{}nez-Garc\\uc0\\u237{}a {\\i{}et al.} 2015; Rofes {\\i{}et al.} 2015)","plainCitation":"(Martínez-García et al. 2015; Rofes et al. 2015)","noteIndex":0},"citationItems":[{"id":743,"uris":["http://zotero.org/users/local/ejn7Sn3P/items/AIRQDFLF"],"itemData":{"id":743,"type":"article-journal","abstract":"The analysis of the ostracod assemblages from three cores obtained from the middle and outer shelves of the Basque Basin, allows us to evidence the influence of different water masses on the Basque shelf during late Quaternary (MIS 3 — the present). During pre-Holocene, the dominance of Krithe spp. and Cytherella lata marks the input of cold (&lt;5°C) waters coming from deeper areas of the southern Bay of Biscay. During the Holocene, in the western outer Basque shelf the dominance of Costa edwardsii and Palmoconcha guttata evidences the presence of warm waters (11–17°C). However, the abundance of Krithe spp., C. lata and Cytherella alvearium in the eastern outer shelf shows the input of colder waters by upwelling currents from deeper areas of the southern Bay of Biscay and their restricted influence to the eastern margin. In the middle shelf, despite the affectation of warm waters (dominance of C. edwardsii) during the early Holocene (c. 8.8–6.8kacal BP), the values of δ18Obull, Neogloboquadrina pachyderma sin. and “Northern guests” Acanthocythereis dunelmensis and “Trachyleberis” sp. percentages point to the entrance of colder polar surface and bottom waters during the mid-Holocene (c. 6.8–4.3kacal BP), which came from the west of the study area as upwelling currents. During the late Holocene (c. 4.3kacal BP to the present) these circumpolar waters retreated from the middle shelf and the bottom waters suffered a relative warming. Besides, some “cold” climatic events, such as Heinrich event HE 3 (c. 31.3kacal BP), have been characterized in the Basque shelf by the presence of “Northern guests” A. dunelmensis, Cytheropteron testudo and “Trachyleberis” sp., which defines the occasional input of cold (0–8°C) bottom waters coming from the circumpolar area of the North Atlantic Ocean into the Basque shelf during late Quaternary.","collection-title":"Ostracoda as proxies for palaeoenvironmental changes - selected papers from 17th ISO","container-title":"Palaeogeography, Palaeoclimatology, Palaeoecology","DOI":"10.1016/j.palaeo.2014.06.032","ISSN":"0031-0182","journalAbbreviation":"Palaeogeography, Palaeoclimatology, Palaeoecology","page":"100-114","source":"ScienceDirect","title":"The “Northern guests” and other palaeoclimatic ostracod proxies in the late Quaternary of the Basque Basin (S Bay of Biscay)","volume":"419","author":[{"family":"Martínez-García","given":"Blanca"},{"family":"Rodríguez-Lázaro","given":"Julio"},{"family":"Pascual","given":"Ana"},{"family":"Mendicoa","given":"Jone"}],"issued":{"date-parts":[["2015",2,1]]}}},{"id":730,"uris":["http://zotero.org/users/local/ejn7Sn3P/items/WK58PP3K"],"itemData":{"id":730,"type":"article-journal","abstract":"Three very different records are combined here to reconstruct the evolution of environments in the Cantabrian Region during the Upper Pleistocene, covering ~35.000 years. Two of these records come from Antoliñako Koba (Bizkaia, Spain), an exceptional prehistoric deposit comprising 9 chrono-cultural units (Aurignacian to Epipaleolithic). The palaeoecological signal of small-vertebrate communities and red deer stable-isotope data (δ13C and δ15N) from this mainland site are contrasted to marine microfaunal evidence (planktonic and benthic foraminifers, ostracods and δ18O data) gathered at the southern Bay of Biscay. Many radiocarbon dates for the Antoliña’s sequence, made it possible to compare the different proxies among them and with other well-known North-Atlantic records. Cooling and warming events regionally recorded, mostly coincide with the climatic evolution of the Upper Pleistocene in the north hemisphere.","container-title":"Scientific Reports","DOI":"10.1038/srep14219","ISSN":"2045-2322","issue":"1","journalAbbreviation":"Sci Rep","language":"en","license":"2015 The Author(s)","page":"14219","publisher":"Nature Publishing Group","source":"www.nature.com","title":"Combining Small-Vertebrate, Marine and Stable-Isotope Data to Reconstruct Past Environments","volume":"5","author":[{"family":"Rofes","given":"Juan"},{"family":"Garcia-Ibaibarriaga","given":"Naroa"},{"family":"Aguirre","given":"Mikel"},{"family":"Martínez-García","given":"Blanca"},{"family":"Ortega","given":"Luis"},{"family":"Zuluaga","given":"María Cruz"},{"family":"Bailon","given":"Salvador"},{"family":"Alonso-Olazabal","given":"Ainhoa"},{"family":"Castaños","given":"Jone"},{"family":"Murelaga","given":"Xabier"}],"issued":{"date-parts":[["2015",9,22]]}}}],"schema":"https://github.com/citation-style-language/schema/raw/master/csl-citation.json"} </w:instrText>
      </w:r>
      <w:r w:rsidR="006A2374" w:rsidRPr="00A13A6C">
        <w:rPr>
          <w:rFonts w:ascii="Times New Roman" w:hAnsi="Times New Roman" w:cs="Times New Roman"/>
        </w:rPr>
        <w:fldChar w:fldCharType="separate"/>
      </w:r>
      <w:r w:rsidR="00AE76CC" w:rsidRPr="00A13A6C">
        <w:rPr>
          <w:rFonts w:ascii="Times New Roman" w:hAnsi="Times New Roman" w:cs="Times New Roman"/>
        </w:rPr>
        <w:t xml:space="preserve">(Martínez-García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2015; Rofes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2015)</w:t>
      </w:r>
      <w:r w:rsidR="006A2374" w:rsidRPr="00A13A6C">
        <w:rPr>
          <w:rFonts w:ascii="Times New Roman" w:hAnsi="Times New Roman" w:cs="Times New Roman"/>
        </w:rPr>
        <w:fldChar w:fldCharType="end"/>
      </w:r>
      <w:r w:rsidR="00A7277B" w:rsidRPr="00A13A6C">
        <w:rPr>
          <w:rFonts w:ascii="Times New Roman" w:hAnsi="Times New Roman" w:cs="Times New Roman"/>
        </w:rPr>
        <w:t xml:space="preserve"> </w:t>
      </w:r>
      <w:r w:rsidR="00485094" w:rsidRPr="00A13A6C">
        <w:rPr>
          <w:rFonts w:ascii="Times New Roman" w:hAnsi="Times New Roman" w:cs="Times New Roman"/>
        </w:rPr>
        <w:t>(Figure 9)</w:t>
      </w:r>
      <w:r w:rsidR="00C11B96" w:rsidRPr="00A13A6C">
        <w:rPr>
          <w:rFonts w:ascii="Times New Roman" w:hAnsi="Times New Roman" w:cs="Times New Roman"/>
        </w:rPr>
        <w:t>.</w:t>
      </w:r>
      <w:r w:rsidRPr="00A13A6C">
        <w:rPr>
          <w:rFonts w:ascii="Times New Roman" w:hAnsi="Times New Roman" w:cs="Times New Roman"/>
        </w:rPr>
        <w:t xml:space="preserve"> In Verdeospesoa, during the HS2 (i.e., 221 cm depth; ca. 24,057 cal yrs BP), the end of the LGM (i.e., 212 cm depth; 19,080 cal yrs BP) and the beginning of the HS1 (210 cm depth; 16,730 cal yrs BP), δD values of mid- and short-chain n-alkanes become less negative, coinciding with periods of reduced precipitations and temperatures according to the pollen record. In general, less negative δD values are consistent with reduced isotopic depletion of atmospheric moisture as air masses are progressively transported inland and precipitation decreases </w:t>
      </w:r>
      <w:r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{"citationID":"z06Ohy5Q","properties":{"unsorted":false,"formattedCitation":"(Aichner {\\i{}et al.} 2010)","plainCitation":"(Aichner et al. 2010)","noteIndex":0},"citationItems":[{"id":684,"uris":["http://zotero.org/users/local/ejn7Sn3P/items/RDXVKV9Q"],"itemData":{"id":684,"type":"article-journal","abstract":"A set of lake surface sediment samples and aquatic macrophytes from the eastern and central Tibetan Plateau and a sediment core from Koucha Lake (northeastern Tibetan Plateau) were analysed for hydrogen isotope signals of aliphatic lipid biomarkers. The δD values of n-alkanes were correlated with those of meteoric water in the summer months and showed increasing Pearson correlation coefficients with increasing n-alkane chain length (r, 0.80 for n-C31). While in samples from the most humid regions (southeastern Tibetan Plateau), the apparent enrichment factors between meteoric water and lipids are close to those reported for other humid sites (ε≈−135‰ for mid-chain and ≈−125‰ for long chain n-alkanes), they become smaller (ε≈−118‰ to −41‰; mean value: −86‰) at sites with a negative moisture balance (northeastern and central Tibetan Plateau and Qaidam Basin). This might be caused by enrichment in deuterium of the source water used for lipid synthesis as a result of lake water evaporation and soil and leaf water evapotranspiration. In the core from Lake Koucha, decreasing δD values of all n-alkanes between 15 and 10calka BP give evidence for an intensification of the Asian summer monsoon. At ca. 9calka BP, a ca. 15‰ shift towards higher δD values of mid-chain n-alkanes suggests enhanced evaporation of the lake water, which outweighs higher precipitation amounts because of a temperature increase during the early Holocene monsoonal maximum. Only a few surface sediment samples show a significant offset between δD values of mid-chain n-alkanes and n-C31 (ΔδDmid-n-C31) and no systematic dependence between this offset and environmental parameters, such as mean annual precipitation, was found. In the core, available data for most samples also do not show a significant offset, only a slight increase (≈+15‰) of ΔδDmid-n-C31 at ca 10.0calka BP and a decrease (≈−17‰) at ca 6.8calka BP might indicate wetter and drier conditions, respectively. However, interpretation of ΔδDmid-n-C31 throughout the record is difficult because of a lack of reliable data for n-C31 in key sections of the core. So, more records are necessary to further test the potential applicability of ΔδDmid-n-C31 as a proxy for palaeo-hydrological conditions.","container-title":"Organic Geochemistry","DOI":"10.1016/j.orggeochem.2010.05.010","ISSN":"0146-6380","issue":"8","journalAbbreviation":"Organic Geochemistry","page":"779-790","source":"ScienceDirect","title":"δD values of &lt;i&gt;n&lt;/i&gt;-alkanes in Tibetan lake sediments and aquatic macrophytes – A surface sediment study and application to a 16   ka record from Lake Koucha","volume":"41","author":[{"family":"Aichner","given":"Bernhard"},{"family":"Herzschuh","given":"Ulrike"},{"family":"Wilkes","given":"Heinz"},{"family":"Vieth","given":"Andrea"},{"family":"Böhner","given":"Jürgen"}],"issued":{"date-parts":[["2010",8,1]]}}}],"schema":"https://github.com/citation-style-language/schema/raw/master/csl-citation.json"} </w:instrText>
      </w:r>
      <w:r w:rsidRPr="00A13A6C">
        <w:rPr>
          <w:rFonts w:ascii="Times New Roman" w:hAnsi="Times New Roman" w:cs="Times New Roman"/>
        </w:rPr>
        <w:fldChar w:fldCharType="separate"/>
      </w:r>
      <w:r w:rsidR="00AE76CC" w:rsidRPr="00A13A6C">
        <w:rPr>
          <w:rFonts w:ascii="Times New Roman" w:hAnsi="Times New Roman" w:cs="Times New Roman"/>
        </w:rPr>
        <w:t xml:space="preserve">(Aichner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2010)</w:t>
      </w:r>
      <w:r w:rsidRPr="00A13A6C">
        <w:rPr>
          <w:rFonts w:ascii="Times New Roman" w:hAnsi="Times New Roman" w:cs="Times New Roman"/>
        </w:rPr>
        <w:fldChar w:fldCharType="end"/>
      </w:r>
      <w:r w:rsidRPr="00A13A6C">
        <w:rPr>
          <w:rFonts w:ascii="Times New Roman" w:hAnsi="Times New Roman" w:cs="Times New Roman"/>
        </w:rPr>
        <w:t xml:space="preserve">. However, δD values of n-alkanes, particularly in mid-chain homologues, may also be influenced by evapotranspirative enrichment of source water prior to uptake by plants </w:t>
      </w:r>
      <w:r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{"citationID":"f7HuVAVv","properties":{"unsorted":false,"formattedCitation":"(Ling {\\i{}et al.} 2022)","plainCitation":"(Ling et al. 2022)","noteIndex":0},"citationItems":[{"id":687,"uris":["http://zotero.org/users/local/ejn7Sn3P/items/ZE9EQT64"],"itemData":{"id":687,"type":"article-journal","abstract":"The hydrogen isotope composition (δD) of paleoclimatic archives is increasingly being used as a proxy for the reconstruction of Quaternary hydroclimatic variability, but the factors controlling δD in arid/semi-arid regions remain poorly understood. We compared the hydrogen isotope composition of individual n-alkanes in the surface sediments of a series of lakes and puddles in Tibet with local meteorological and hydrological data. The results show that the δD of short-chain and long-chain n-alkanes is sensitive to hydroclimatic conditions, with δDp being the predominant control. δD becomes less depleted where precipitation amount and humidity are lower or evaporation is stronger. In addition, temperature is a significant factor affecting δD of mid-chain n-alkanes, with a significant negative correlation, and the temperature in spring, autumn and winter is an important influence on it. We believe that the δD of long-chain n-alkanes is still a good paleohydrological index in the arid/semi-arid region; δD indices of mid-chain and short-chain n-alkanes are also useful, and more mechanism research is needed.","container-title":"Quaternary International","DOI":"10.1016/j.quaint.2022.08.014","ISSN":"1040-6182","journalAbbreviation":"Quaternary International","page":"44-56","source":"ScienceDirect","title":"Impact of climatic and environmental factors on &lt;i&gt;δ&lt;/i&gt;D of &lt;i&gt;n&lt;/i&gt;-alkanes in the lake surface sediments of arid Tibet","volume":"637","author":[{"family":"Ling","given":"Yuan"},{"family":"Zheng","given":"Mianping"},{"family":"Sun","given":"Qing"},{"family":"Zhang","given":"Chengjun"},{"family":"Wang","given":"Yong"},{"family":"Xie","given":"Manman"}],"issued":{"date-parts":[["2022",11,10]]}}}],"schema":"https://github.com/citation-style-language/schema/raw/master/csl-citation.json"} </w:instrText>
      </w:r>
      <w:r w:rsidRPr="00A13A6C">
        <w:rPr>
          <w:rFonts w:ascii="Times New Roman" w:hAnsi="Times New Roman" w:cs="Times New Roman"/>
        </w:rPr>
        <w:fldChar w:fldCharType="separate"/>
      </w:r>
      <w:r w:rsidR="00AE76CC" w:rsidRPr="00A13A6C">
        <w:rPr>
          <w:rFonts w:ascii="Times New Roman" w:hAnsi="Times New Roman" w:cs="Times New Roman"/>
        </w:rPr>
        <w:t xml:space="preserve">(Ling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2022)</w:t>
      </w:r>
      <w:r w:rsidRPr="00A13A6C">
        <w:rPr>
          <w:rFonts w:ascii="Times New Roman" w:hAnsi="Times New Roman" w:cs="Times New Roman"/>
        </w:rPr>
        <w:fldChar w:fldCharType="end"/>
      </w:r>
      <w:r w:rsidRPr="00A13A6C">
        <w:rPr>
          <w:rFonts w:ascii="Times New Roman" w:hAnsi="Times New Roman" w:cs="Times New Roman"/>
        </w:rPr>
        <w:t xml:space="preserve">. In this connection, the evaporative enrichment of </w:t>
      </w:r>
      <w:r w:rsidR="006267DE" w:rsidRPr="00A13A6C">
        <w:rPr>
          <w:rFonts w:ascii="Times New Roman" w:hAnsi="Times New Roman" w:cs="Times New Roman"/>
        </w:rPr>
        <w:t>shallow pore</w:t>
      </w:r>
      <w:r w:rsidRPr="00A13A6C">
        <w:rPr>
          <w:rFonts w:ascii="Times New Roman" w:hAnsi="Times New Roman" w:cs="Times New Roman"/>
        </w:rPr>
        <w:t xml:space="preserve"> waters </w:t>
      </w:r>
      <w:r w:rsidR="002C69C4" w:rsidRPr="00A13A6C">
        <w:rPr>
          <w:rFonts w:ascii="Times New Roman" w:hAnsi="Times New Roman" w:cs="Times New Roman"/>
        </w:rPr>
        <w:t>could</w:t>
      </w:r>
      <w:r w:rsidRPr="00A13A6C">
        <w:rPr>
          <w:rFonts w:ascii="Times New Roman" w:hAnsi="Times New Roman" w:cs="Times New Roman"/>
        </w:rPr>
        <w:t xml:space="preserve"> be affected by a combination of a persistent </w:t>
      </w:r>
      <w:r w:rsidR="00EB5796" w:rsidRPr="00A13A6C">
        <w:rPr>
          <w:rFonts w:ascii="Times New Roman" w:hAnsi="Times New Roman" w:cs="Times New Roman"/>
        </w:rPr>
        <w:t>soi</w:t>
      </w:r>
      <w:r w:rsidR="00230E9D" w:rsidRPr="00A13A6C">
        <w:rPr>
          <w:rFonts w:ascii="Times New Roman" w:hAnsi="Times New Roman" w:cs="Times New Roman"/>
        </w:rPr>
        <w:t xml:space="preserve">l moisture levels </w:t>
      </w:r>
      <w:r w:rsidRPr="00A13A6C">
        <w:rPr>
          <w:rFonts w:ascii="Times New Roman" w:hAnsi="Times New Roman" w:cs="Times New Roman"/>
        </w:rPr>
        <w:t>that sustain aquatic macrophyte habitats, low precipitations that limit the renewal of surface waters, and prolonged water residence time</w:t>
      </w:r>
      <w:r w:rsidR="001B2C0E" w:rsidRPr="00A13A6C">
        <w:rPr>
          <w:rFonts w:ascii="Times New Roman" w:hAnsi="Times New Roman" w:cs="Times New Roman"/>
        </w:rPr>
        <w:t xml:space="preserve"> resulting from low evapotranspiration levels</w:t>
      </w:r>
      <w:r w:rsidRPr="00A13A6C">
        <w:rPr>
          <w:rFonts w:ascii="Times New Roman" w:hAnsi="Times New Roman" w:cs="Times New Roman"/>
        </w:rPr>
        <w:t xml:space="preserve">. </w:t>
      </w:r>
      <w:r w:rsidR="00211F5F" w:rsidRPr="00A13A6C">
        <w:rPr>
          <w:rFonts w:ascii="Times New Roman" w:hAnsi="Times New Roman" w:cs="Times New Roman"/>
        </w:rPr>
        <w:t>Therefore, the high P</w:t>
      </w:r>
      <w:r w:rsidR="00211F5F" w:rsidRPr="007347B4">
        <w:rPr>
          <w:rFonts w:ascii="Times New Roman" w:hAnsi="Times New Roman" w:cs="Times New Roman"/>
          <w:vertAlign w:val="subscript"/>
        </w:rPr>
        <w:t>AQ</w:t>
      </w:r>
      <w:r w:rsidR="00211F5F" w:rsidRPr="00A13A6C">
        <w:rPr>
          <w:rFonts w:ascii="Times New Roman" w:hAnsi="Times New Roman" w:cs="Times New Roman"/>
        </w:rPr>
        <w:t xml:space="preserve"> values and low TAR ratio during these episodes, combined with low potential evapotranspiration and the persistent occurrence of wetland and hygrophilous species, indicate that the observed δD variations most likely reflect changes in soil moisture balance under reduced precipitation, with </w:t>
      </w:r>
      <w:r w:rsidR="00EE66CC" w:rsidRPr="00A13A6C">
        <w:rPr>
          <w:rFonts w:ascii="Times New Roman" w:hAnsi="Times New Roman" w:cs="Times New Roman"/>
        </w:rPr>
        <w:t xml:space="preserve">further </w:t>
      </w:r>
      <w:r w:rsidR="00211F5F" w:rsidRPr="00A13A6C">
        <w:rPr>
          <w:rFonts w:ascii="Times New Roman" w:hAnsi="Times New Roman" w:cs="Times New Roman"/>
        </w:rPr>
        <w:t xml:space="preserve">evaporative enrichment resulting from limited surface-water </w:t>
      </w:r>
      <w:r w:rsidR="001640F8" w:rsidRPr="00A13A6C">
        <w:rPr>
          <w:rFonts w:ascii="Times New Roman" w:hAnsi="Times New Roman" w:cs="Times New Roman"/>
        </w:rPr>
        <w:t>renewal</w:t>
      </w:r>
      <w:r w:rsidR="00F5562A" w:rsidRPr="00A13A6C">
        <w:rPr>
          <w:rFonts w:ascii="Times New Roman" w:hAnsi="Times New Roman"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8D04A2" w:rsidRPr="00A13A6C" w14:paraId="2C8A3AEF" w14:textId="77777777" w:rsidTr="00A4259D">
        <w:tc>
          <w:tcPr>
            <w:tcW w:w="8494" w:type="dxa"/>
          </w:tcPr>
          <w:p w14:paraId="5E242AC9" w14:textId="13E575E4" w:rsidR="008D04A2" w:rsidRPr="00A13A6C" w:rsidRDefault="00361E59" w:rsidP="00BA38A3">
            <w:pPr>
              <w:spacing w:before="120" w:after="120" w:line="360" w:lineRule="auto"/>
              <w:rPr>
                <w:rFonts w:ascii="Times New Roman" w:hAnsi="Times New Roman" w:cs="Times New Roman"/>
              </w:rPr>
            </w:pPr>
            <w:r w:rsidRPr="00A13A6C">
              <w:rPr>
                <w:rFonts w:ascii="Times New Roman" w:hAnsi="Times New Roman" w:cs="Times New Roman"/>
                <w:noProof/>
              </w:rPr>
              <w:lastRenderedPageBreak/>
              <w:drawing>
                <wp:inline distT="0" distB="0" distL="0" distR="0" wp14:anchorId="64E866B8" wp14:editId="2A4B3CA7">
                  <wp:extent cx="5400040" cy="7439660"/>
                  <wp:effectExtent l="0" t="0" r="0" b="8890"/>
                  <wp:docPr id="198575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54668" name="Picture 198575466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7439660"/>
                          </a:xfrm>
                          <a:prstGeom prst="rect">
                            <a:avLst/>
                          </a:prstGeom>
                        </pic:spPr>
                      </pic:pic>
                    </a:graphicData>
                  </a:graphic>
                </wp:inline>
              </w:drawing>
            </w:r>
          </w:p>
        </w:tc>
      </w:tr>
      <w:tr w:rsidR="008D04A2" w:rsidRPr="00A13A6C" w14:paraId="003B9981" w14:textId="77777777" w:rsidTr="00A4259D">
        <w:tc>
          <w:tcPr>
            <w:tcW w:w="8494" w:type="dxa"/>
          </w:tcPr>
          <w:p w14:paraId="4E03BB77" w14:textId="296368C4" w:rsidR="008D04A2" w:rsidRPr="00A13A6C" w:rsidRDefault="008D04A2" w:rsidP="00BA38A3">
            <w:pPr>
              <w:spacing w:before="120" w:after="120" w:line="360" w:lineRule="auto"/>
              <w:rPr>
                <w:rFonts w:ascii="Times New Roman" w:hAnsi="Times New Roman" w:cs="Times New Roman"/>
              </w:rPr>
            </w:pPr>
            <w:r w:rsidRPr="00A13A6C">
              <w:rPr>
                <w:rFonts w:ascii="Times New Roman" w:hAnsi="Times New Roman" w:cs="Times New Roman"/>
              </w:rPr>
              <w:t xml:space="preserve">Figure 9. Regional paleoenvironmental conditions. (a) Summer insolation at 65°N </w:t>
            </w:r>
            <w:r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{"citationID":"YMK737PN","properties":{"unsorted":false,"formattedCitation":"(Berger &amp; Loutre 1991)","plainCitation":"(Berger &amp; Loutre 1991)","noteIndex":0},"citationItems":[{"id":727,"uris":["http://zotero.org/users/local/ejn7Sn3P/items/M8SBLW9M"],"itemData":{"id":727,"type":"article-journal","abstract":"New values for the astronomical parameters of the Earth's orbit and rotation (eccentricity, obliquity and precession) are proposed for paleoclimatic research related to the Late Miocene, the Pliocene and the Quaternary. They have been obtained from a numerical solution of the Lagrangian system of the planetary point masses and from an analytical solution of the Poisson equations of the Earth-Moon system. The analytical expansion developed in this paper allows the direct determination of the main frequencies with their phase and amplitude. Numerical and analytical comparisons with the former astronomical solution BER78 are performed so that the accuracy and the interval of time over which the new solution is valid can be estimated. The corresponding insolation values have also been computed and compared to the former ones. This analysis leads to the conclusion that the new values are expected to be reliable over the last 5 Ma in the time domain and at least over the last 10 Ma in the frequency domain.","container-title":"Quaternary Science Reviews","DOI":"10.1016/0277-3791(91)90033-Q","ISSN":"0277-3791","issue":"4","journalAbbreviation":"Quaternary Science Reviews","page":"297-317","source":"ScienceDirect","title":"Insolation values for the climate of the last 10 million years","volume":"10","author":[{"family":"Berger","given":"A."},{"family":"Loutre","given":"M. F."}],"issued":{"date-parts":[["1991",1,1]]}}}],"schema":"https://github.com/citation-style-language/schema/raw/master/csl-citation.json"} </w:instrText>
            </w:r>
            <w:r w:rsidRPr="00A13A6C">
              <w:rPr>
                <w:rFonts w:ascii="Times New Roman" w:hAnsi="Times New Roman" w:cs="Times New Roman"/>
              </w:rPr>
              <w:fldChar w:fldCharType="separate"/>
            </w:r>
            <w:r w:rsidR="00AE76CC" w:rsidRPr="00A13A6C">
              <w:rPr>
                <w:rFonts w:ascii="Times New Roman" w:hAnsi="Times New Roman" w:cs="Times New Roman"/>
              </w:rPr>
              <w:t>(Berger &amp; Loutre 1991)</w:t>
            </w:r>
            <w:r w:rsidRPr="00A13A6C">
              <w:rPr>
                <w:rFonts w:ascii="Times New Roman" w:hAnsi="Times New Roman" w:cs="Times New Roman"/>
              </w:rPr>
              <w:fldChar w:fldCharType="end"/>
            </w:r>
            <w:r w:rsidRPr="00A13A6C">
              <w:rPr>
                <w:rFonts w:ascii="Times New Roman" w:hAnsi="Times New Roman" w:cs="Times New Roman"/>
              </w:rPr>
              <w:t xml:space="preserve">; (b) speleothem stable oxygen isotope record from El Pindal Cave </w:t>
            </w:r>
            <w:r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{"citationID":"BTHJTDGI","properties":{"unsorted":false,"formattedCitation":"(Moreno {\\i{}et al.} 2010b)","plainCitation":"(Moreno et al. 2010b)","noteIndex":0},"citationItems":[{"id":310,"uris":["http://zotero.org/users/local/ejn7Sn3P/items/SYKULGM8"],"itemData":{"id":310,"type":"article-journal","abstract":"Low and high frequency climatic fluctuations in northern Iberian Peninsula during the last glacial maximum (LGM) and deglaciation are documented in a stalagmite using δ18O and δ13C and hydrologically sensitive trace metal ratios Mg/Ca and Ba/Ca. U/Th dating indicates speleothem growth commenced at 25 kyr BP (Present = year 1950) and extended to 11.6 kyr BP making this one of few European speleothem growing during the last glacial period. Rapid climatic fluctuations as Heinrich event 2 (H2) and Greenland Interstadial (GI-) 2 are well characterized in this record by more arid and cold conditions and by more humid conditions, respectively. Speleothem growth ceased from 18.2 to 15.4 kyr BP (the so-called Mystery Interval) likely reflecting the driest and potentially coldest conditions of this record, coincident with the 2 kyr duration shutdown of the North Atlantic Meridional Overturning Circulation (MOC). A major gradual increase in humidity and possibly in temperature occurred from 15.5 to 13.5 kyr BP, beginning in the Bølling and culminating in the Allerød period. This gradual humidity change contrasts with more abrupt humidity shifts in the Mediterranean, suggesting a different climate threshold for Mediterranean vs. Atlantic margin precipitation. © 2009 Elsevier B.V. All rights reserved.","container-title":"Global and Planetary Change","DOI":"10.1016/J.GLOPLACHA.2009.10.002","issue":"3-4","page":"218-231","publisher":"Elsevier","title":"A speleothem record of glacial (25–11.6 kyr BP) rapid climatic changes from northern Iberian Peninsula","volume":"71","author":[{"family":"Moreno","given":"Ana"},{"family":"Stoll","given":"Heather"},{"family":"Jiménez-Sánchez","given":"Montserrat"},{"family":"Cacho","given":"Isabel"},{"family":"Valero-Garcés","given":"Blas"},{"family":"Ito","given":"Emi"},{"family":"Edwards","given":"R. Lawrence"}],"issued":{"date-parts":[["2010",4]]}}}],"schema":"https://github.com/citation-style-language/schema/raw/master/csl-citation.json"} </w:instrText>
            </w:r>
            <w:r w:rsidRPr="00A13A6C">
              <w:rPr>
                <w:rFonts w:ascii="Times New Roman" w:hAnsi="Times New Roman" w:cs="Times New Roman"/>
              </w:rPr>
              <w:fldChar w:fldCharType="separate"/>
            </w:r>
            <w:r w:rsidR="00AE76CC" w:rsidRPr="00A13A6C">
              <w:rPr>
                <w:rFonts w:ascii="Times New Roman" w:hAnsi="Times New Roman" w:cs="Times New Roman"/>
              </w:rPr>
              <w:t xml:space="preserve">(Moreno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2010b)</w:t>
            </w:r>
            <w:r w:rsidRPr="00A13A6C">
              <w:rPr>
                <w:rFonts w:ascii="Times New Roman" w:hAnsi="Times New Roman" w:cs="Times New Roman"/>
              </w:rPr>
              <w:fldChar w:fldCharType="end"/>
            </w:r>
            <w:r w:rsidRPr="00A13A6C">
              <w:rPr>
                <w:rFonts w:ascii="Times New Roman" w:hAnsi="Times New Roman" w:cs="Times New Roman"/>
              </w:rPr>
              <w:t>; (c)</w:t>
            </w:r>
            <w:r w:rsidR="00361E59" w:rsidRPr="00A13A6C">
              <w:rPr>
                <w:rFonts w:ascii="Times New Roman" w:hAnsi="Times New Roman" w:cs="Times New Roman"/>
              </w:rPr>
              <w:t xml:space="preserve"> speleothem stable carbon</w:t>
            </w:r>
            <w:r w:rsidR="00A309CF" w:rsidRPr="00A13A6C">
              <w:rPr>
                <w:rFonts w:ascii="Times New Roman" w:hAnsi="Times New Roman" w:cs="Times New Roman"/>
              </w:rPr>
              <w:t xml:space="preserve"> isotope record from El Soplao </w:t>
            </w:r>
            <w:r w:rsidR="00A309CF"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{"citationID":"eV1UZXxN","properties":{"unsorted":false,"formattedCitation":"(Rossi {\\i{}et al.} 2018)","plainCitation":"(Rossi et al. 2018)","noteIndex":0},"citationItems":[{"id":746,"uris":["http://zotero.org/users/local/ejn7Sn3P/items/MJXTWMK6"],"itemData":{"id":746,"type":"article-journal","abstract":"The Younger Dryas (YD) stadial represents the most abrupt climate change of the Earth's recent history. Thus, understanding its causes and different local responses is relevant for Quaternary paleoclimatology. We present a speleothem high-resolution proxy record of the Lateglacial to Early Holocene paleoclimate of the Cantabrian Cordillera (N Spain), a strategic location to evaluate the influence of North Atlantic events such as the YD on South-Western Europe. Fluorescence lamination, growth-rate, stable-isotope, and [Mg] records from stalagmite SIR-1 were dated using an age-depth model constrained by U-Th dates and annual-lamina counting. The YD is recorded as a prominent positive δ13C excursion whose chronology (12.95 ± 0.14 to 11.62 ± 0.16 ka) and shape closely agree with the GS-1 stadial as defined in Greenland ice, supporting the event synchronicity in both areas. A colder and drier YD climate limited soil productivity and dripwater availability, leading to higher δ13C and [Mg], reduced growth rate, and virtually absent fluorescence lamination. The early YD record (until </w:instrText>
            </w:r>
            <w:r w:rsidR="00AE76CC" w:rsidRPr="00A13A6C">
              <w:rPr>
                <w:rFonts w:ascii="Cambria Math" w:hAnsi="Cambria Math" w:cs="Cambria Math"/>
              </w:rPr>
              <w:instrText>∼</w:instrText>
            </w:r>
            <w:r w:rsidR="00AE76CC" w:rsidRPr="00A13A6C">
              <w:rPr>
                <w:rFonts w:ascii="Times New Roman" w:hAnsi="Times New Roman" w:cs="Times New Roman"/>
              </w:rPr>
              <w:instrText xml:space="preserve">12.5 ka) reflects increasing aridity, whereas the late YD (from </w:instrText>
            </w:r>
            <w:r w:rsidR="00AE76CC" w:rsidRPr="00A13A6C">
              <w:rPr>
                <w:rFonts w:ascii="Cambria Math" w:hAnsi="Cambria Math" w:cs="Cambria Math"/>
              </w:rPr>
              <w:instrText>∼</w:instrText>
            </w:r>
            <w:r w:rsidR="00AE76CC" w:rsidRPr="00A13A6C">
              <w:rPr>
                <w:rFonts w:ascii="Times New Roman" w:hAnsi="Times New Roman" w:cs="Times New Roman"/>
              </w:rPr>
              <w:instrText xml:space="preserve">12.2 ka on) shows the opposite trend. At the YD boundaries, temperature changes influenced the [Mg] record by modifying the Mg partition into calcite. However, this effect was superseded by major changes in dripwater Mg/Ca linked to rainfall variations. During the Early Holocene, the Arnero Sierra was forested and had a relatively warm and humid seasonal climate, indicated in SIR-1 by higher growth rates, lower δ13C and [Mg], and well-developed fluorescent lamination. Similar to other high-resolution stalagmitic records of the Cordillera, from </w:instrText>
            </w:r>
            <w:r w:rsidR="00AE76CC" w:rsidRPr="00A13A6C">
              <w:rPr>
                <w:rFonts w:ascii="Cambria Math" w:hAnsi="Cambria Math" w:cs="Cambria Math"/>
              </w:rPr>
              <w:instrText>∼</w:instrText>
            </w:r>
            <w:r w:rsidR="00AE76CC" w:rsidRPr="00A13A6C">
              <w:rPr>
                <w:rFonts w:ascii="Times New Roman" w:hAnsi="Times New Roman" w:cs="Times New Roman"/>
              </w:rPr>
              <w:instrText xml:space="preserve">8.5 to 8.0 ka SIR-1 reflects a temporary trend of increasing aridity.","container-title":"Quaternary Science Reviews","DOI":"10.1016/j.quascirev.2018.05.025","ISSN":"0277-3791","journalAbbreviation":"Quaternary Science Reviews","page":"71-85","source":"ScienceDirect","title":"Younger Dryas to Early Holocene paleoclimate in Cantabria (N Spain): Constraints from speleothem Mg, annual fluorescence banding and stable isotope records","title-short":"Younger Dryas to Early Holocene paleoclimate in Cantabria (N Spain)","volume":"192","author":[{"family":"Rossi","given":"Carlos"},{"family":"Bajo","given":"Petra"},{"family":"Lozano","given":"Rafael P."},{"family":"Hellstrom","given":"John"}],"issued":{"date-parts":[["2018",7,15]]}}}],"schema":"https://github.com/citation-style-language/schema/raw/master/csl-citation.json"} </w:instrText>
            </w:r>
            <w:r w:rsidR="00A309CF" w:rsidRPr="00A13A6C">
              <w:rPr>
                <w:rFonts w:ascii="Times New Roman" w:hAnsi="Times New Roman" w:cs="Times New Roman"/>
              </w:rPr>
              <w:fldChar w:fldCharType="separate"/>
            </w:r>
            <w:r w:rsidR="00AE76CC" w:rsidRPr="00A13A6C">
              <w:rPr>
                <w:rFonts w:ascii="Times New Roman" w:hAnsi="Times New Roman" w:cs="Times New Roman"/>
              </w:rPr>
              <w:t xml:space="preserve">(Rossi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2018)</w:t>
            </w:r>
            <w:r w:rsidR="00A309CF" w:rsidRPr="00A13A6C">
              <w:rPr>
                <w:rFonts w:ascii="Times New Roman" w:hAnsi="Times New Roman" w:cs="Times New Roman"/>
              </w:rPr>
              <w:fldChar w:fldCharType="end"/>
            </w:r>
            <w:r w:rsidR="00A309CF" w:rsidRPr="00A13A6C">
              <w:rPr>
                <w:rFonts w:ascii="Times New Roman" w:hAnsi="Times New Roman" w:cs="Times New Roman"/>
              </w:rPr>
              <w:t>; (d)</w:t>
            </w:r>
            <w:r w:rsidRPr="00A13A6C">
              <w:rPr>
                <w:rFonts w:ascii="Times New Roman" w:hAnsi="Times New Roman" w:cs="Times New Roman"/>
              </w:rPr>
              <w:t xml:space="preserve"> planktonic foraminiferal stable oxygen isotope record from the Basque Country </w:t>
            </w:r>
            <w:r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{"citationID":"faO1DXXl","properties":{"unsorted":false,"formattedCitation":"(Rofes {\\i{}et al.} 2015)","plainCitation":"(Rofes et al. 2015)","noteIndex":0},"citationItems":[{"id":730,"uris":["http://zotero.org/users/local/ejn7Sn3P/items/WK58PP3K"],"itemData":{"id":730,"type":"article-journal","abstract":"Three very different records are combined here to reconstruct the evolution of environments in the Cantabrian Region during the Upper Pleistocene, covering ~35.000 years. Two of these records come from Antoliñako Koba (Bizkaia, Spain), an exceptional prehistoric deposit comprising 9 chrono-cultural units (Aurignacian to Epipaleolithic). The palaeoecological signal of small-vertebrate communities and red deer stable-isotope data (δ13C and δ15N) from this mainland site are contrasted to marine microfaunal evidence (planktonic and benthic foraminifers, ostracods and δ18O data) gathered at the southern Bay of Biscay. Many radiocarbon dates for the Antoliña’s sequence, made it possible to compare the different proxies among them and with other well-known North-Atlantic records. Cooling and warming events regionally recorded, mostly coincide with the climatic evolution of the Upper Pleistocene in the north hemisphere.","container-title":"Scientific Reports","DOI":"10.1038/srep14219","ISSN":"2045-2322","issue":"1","journalAbbreviation":"Sci Rep","language":"en","license":"2015 The Author(s)","page":"14219","publisher":"Nature Publishing Group","source":"www.nature.com","title":"Combining Small-Vertebrate, Marine and Stable-Isotope Data to Reconstruct Past Environments","volume":"5","author":[{"family":"Rofes","given":"Juan"},{"family":"Garcia-Ibaibarriaga","given":"Naroa"},{"family":"Aguirre","given":"Mikel"},{"family":"Martínez-García","given":"Blanca"},{"family":"Ortega","given":"Luis"},{"family":"Zuluaga","given":"María Cruz"},{"family":"Bailon","given":"Salvador"},{"family":"Alonso-Olazabal","given":"Ainhoa"},{"family":"Castaños","given":"Jone"},{"family":"Murelaga","given":"Xabier"}],"issued":{"date-parts":[["2015",9,22]]}}}],"schema":"https://github.com/citation-style-language/schema/raw/master/csl-citation.json"} </w:instrText>
            </w:r>
            <w:r w:rsidRPr="00A13A6C">
              <w:rPr>
                <w:rFonts w:ascii="Times New Roman" w:hAnsi="Times New Roman" w:cs="Times New Roman"/>
              </w:rPr>
              <w:fldChar w:fldCharType="separate"/>
            </w:r>
            <w:r w:rsidR="00AE76CC" w:rsidRPr="00A13A6C">
              <w:rPr>
                <w:rFonts w:ascii="Times New Roman" w:hAnsi="Times New Roman" w:cs="Times New Roman"/>
              </w:rPr>
              <w:t xml:space="preserve">(Rofes </w:t>
            </w:r>
            <w:r w:rsidR="00AE76CC" w:rsidRPr="00A13A6C">
              <w:rPr>
                <w:rFonts w:ascii="Times New Roman" w:hAnsi="Times New Roman" w:cs="Times New Roman"/>
                <w:i/>
                <w:iCs/>
              </w:rPr>
              <w:t xml:space="preserve">et </w:t>
            </w:r>
            <w:r w:rsidR="00AE76CC" w:rsidRPr="00A13A6C">
              <w:rPr>
                <w:rFonts w:ascii="Times New Roman" w:hAnsi="Times New Roman" w:cs="Times New Roman"/>
                <w:i/>
                <w:iCs/>
              </w:rPr>
              <w:lastRenderedPageBreak/>
              <w:t>al.</w:t>
            </w:r>
            <w:r w:rsidR="00AE76CC" w:rsidRPr="00A13A6C">
              <w:rPr>
                <w:rFonts w:ascii="Times New Roman" w:hAnsi="Times New Roman" w:cs="Times New Roman"/>
              </w:rPr>
              <w:t xml:space="preserve"> 2015)</w:t>
            </w:r>
            <w:r w:rsidRPr="00A13A6C">
              <w:rPr>
                <w:rFonts w:ascii="Times New Roman" w:hAnsi="Times New Roman" w:cs="Times New Roman"/>
              </w:rPr>
              <w:fldChar w:fldCharType="end"/>
            </w:r>
            <w:r w:rsidRPr="00A13A6C">
              <w:rPr>
                <w:rFonts w:ascii="Times New Roman" w:hAnsi="Times New Roman" w:cs="Times New Roman"/>
              </w:rPr>
              <w:t>; and (</w:t>
            </w:r>
            <w:r w:rsidR="00A309CF" w:rsidRPr="00A13A6C">
              <w:rPr>
                <w:rFonts w:ascii="Times New Roman" w:hAnsi="Times New Roman" w:cs="Times New Roman"/>
              </w:rPr>
              <w:t>e</w:t>
            </w:r>
            <w:r w:rsidRPr="00A13A6C">
              <w:rPr>
                <w:rFonts w:ascii="Times New Roman" w:hAnsi="Times New Roman" w:cs="Times New Roman"/>
              </w:rPr>
              <w:t>) mean annual temperature reconstructed from the pollen record of the Verdeospesoa peat bog</w:t>
            </w:r>
            <w:r w:rsidR="00D74AE8" w:rsidRPr="00A13A6C">
              <w:rPr>
                <w:rFonts w:ascii="Times New Roman" w:hAnsi="Times New Roman" w:cs="Times New Roman"/>
              </w:rPr>
              <w:t xml:space="preserve"> and (</w:t>
            </w:r>
            <w:r w:rsidR="00A309CF" w:rsidRPr="00A13A6C">
              <w:rPr>
                <w:rFonts w:ascii="Times New Roman" w:hAnsi="Times New Roman" w:cs="Times New Roman"/>
              </w:rPr>
              <w:t>f</w:t>
            </w:r>
            <w:r w:rsidR="00D74AE8" w:rsidRPr="00A13A6C">
              <w:rPr>
                <w:rFonts w:ascii="Times New Roman" w:hAnsi="Times New Roman" w:cs="Times New Roman"/>
              </w:rPr>
              <w:t>)</w:t>
            </w:r>
            <w:r w:rsidR="00AD0E4E" w:rsidRPr="00A13A6C">
              <w:rPr>
                <w:rFonts w:ascii="Times New Roman" w:hAnsi="Times New Roman" w:cs="Times New Roman"/>
              </w:rPr>
              <w:t xml:space="preserve"> percentage of hydro-hygrophytic taxa and ferns (</w:t>
            </w:r>
            <w:r w:rsidR="00D31464" w:rsidRPr="00A13A6C">
              <w:rPr>
                <w:rFonts w:ascii="Times New Roman" w:hAnsi="Times New Roman" w:cs="Times New Roman"/>
                <w:i/>
                <w:iCs/>
              </w:rPr>
              <w:t>Cyperaceae</w:t>
            </w:r>
            <w:r w:rsidR="00D31464" w:rsidRPr="00A13A6C">
              <w:rPr>
                <w:rFonts w:ascii="Times New Roman" w:hAnsi="Times New Roman" w:cs="Times New Roman"/>
              </w:rPr>
              <w:t>,</w:t>
            </w:r>
            <w:r w:rsidR="00D31464" w:rsidRPr="00A13A6C">
              <w:rPr>
                <w:rFonts w:ascii="Times New Roman" w:hAnsi="Times New Roman" w:cs="Times New Roman"/>
                <w:i/>
                <w:iCs/>
              </w:rPr>
              <w:t xml:space="preserve"> Polypodium</w:t>
            </w:r>
            <w:r w:rsidR="00D31464" w:rsidRPr="00A13A6C">
              <w:rPr>
                <w:rFonts w:ascii="Times New Roman" w:hAnsi="Times New Roman" w:cs="Times New Roman"/>
              </w:rPr>
              <w:t xml:space="preserve"> vulgare type, </w:t>
            </w:r>
            <w:r w:rsidR="00D31464" w:rsidRPr="00A13A6C">
              <w:rPr>
                <w:rFonts w:ascii="Times New Roman" w:hAnsi="Times New Roman" w:cs="Times New Roman"/>
                <w:i/>
                <w:iCs/>
              </w:rPr>
              <w:t>Pteridium aquilinum</w:t>
            </w:r>
            <w:r w:rsidR="00AD0E4E" w:rsidRPr="00A13A6C">
              <w:rPr>
                <w:rFonts w:ascii="Times New Roman" w:hAnsi="Times New Roman" w:cs="Times New Roman"/>
              </w:rPr>
              <w:t>) in Verdeospesoa</w:t>
            </w:r>
            <w:r w:rsidR="00B427D6" w:rsidRPr="00A13A6C">
              <w:rPr>
                <w:rFonts w:ascii="Times New Roman" w:hAnsi="Times New Roman" w:cs="Times New Roman"/>
              </w:rPr>
              <w:t xml:space="preserve"> </w:t>
            </w:r>
            <w:r w:rsidR="00B427D6" w:rsidRPr="00A13A6C">
              <w:rPr>
                <w:rFonts w:ascii="Times New Roman" w:hAnsi="Times New Roman" w:cs="Times New Roman"/>
              </w:rPr>
              <w:fldChar w:fldCharType="begin"/>
            </w:r>
            <w:r w:rsidR="00BB27C1" w:rsidRPr="00A13A6C">
              <w:rPr>
                <w:rFonts w:ascii="Times New Roman" w:hAnsi="Times New Roman" w:cs="Times New Roman"/>
              </w:rPr>
              <w:instrText xml:space="preserve"> ADDIN ZOTERO_ITEM CSL_CITATION {"citationID":"e39tczZH","properties":{"unsorted":false,"formattedCitation":"(P\\uc0\\u233{}rez-D\\uc0\\u237{}az &amp; L\\uc0\\u243{}pez-S\\uc0\\u225{}ez, 2021b)","plainCitation":"(Pérez-Díaz &amp; López-Sáez, 2021b)","dontUpdate":true,"noteIndex":0},"citationItems":[{"id":271,"uris":["http://zotero.org/users/local/ejn7Sn3P/items/CCMKAQHK"],"itemData":{"id":271,"type":"article-journal","abstract":"This paper focuses on palaeoenvironmental conditions and climate variability during the Upper Late Pleistocene (c. 28,000–11,700 cal BP) in SW Europe (Iberian Peninsula) and their influence on human settlement patterns. All the palaeoenvironmental and archaeological sequences available for this period are analysed, together with a new palaeoenvironmental study related to a key deposit: Verdeospesoa mire (northern Iberian Peninsula). The multiproxy analysis (pollen, spores, non-pollen palynomorphs, magnetic susceptibility, organic content and macrocharcoal) of this sequence, with the support of six Accelerator Mass Spectrometry (AMS) radiocarbon dates, shows the climatic variability of that period, with some dry/cold and humid/temperate episodes. While in vast regions of central and northern Europe very few archaeological sites of this age are known, in the Iberian Peninsula no occupation gaps have been detected in all this period, supporting the idea of SW Europe as a glacial refugium for human groups during the worst periods of the Upper Late Pleistocene.","container-title":"Quaternary International","DOI":"10.1016/J.QUAINT.2021.05.001","page":"39-53","publisher":"Pergamon","title":"Late Pleistocene environmental dynamics and human occupation in Southwestern Europe","volume":"595","author":[{"family":"Pérez-Díaz","given":"Sebastián"},{"family":"López-Sáez","given":"José Antonio"}],"issued":{"date-parts":[["2021",9]]}}}],"schema":"https://github.com/citation-style-language/schema/raw/master/csl-citation.json"} </w:instrText>
            </w:r>
            <w:r w:rsidR="00B427D6" w:rsidRPr="00A13A6C">
              <w:rPr>
                <w:rFonts w:ascii="Times New Roman" w:hAnsi="Times New Roman" w:cs="Times New Roman"/>
              </w:rPr>
              <w:fldChar w:fldCharType="separate"/>
            </w:r>
            <w:r w:rsidR="00B427D6" w:rsidRPr="00A13A6C">
              <w:rPr>
                <w:rFonts w:ascii="Times New Roman" w:hAnsi="Times New Roman" w:cs="Times New Roman"/>
              </w:rPr>
              <w:t>(Pérez-Díaz &amp; López-Sáez, 2021)</w:t>
            </w:r>
            <w:r w:rsidR="00B427D6" w:rsidRPr="00A13A6C">
              <w:rPr>
                <w:rFonts w:ascii="Times New Roman" w:hAnsi="Times New Roman" w:cs="Times New Roman"/>
              </w:rPr>
              <w:fldChar w:fldCharType="end"/>
            </w:r>
            <w:r w:rsidRPr="00A13A6C">
              <w:rPr>
                <w:rFonts w:ascii="Times New Roman" w:hAnsi="Times New Roman" w:cs="Times New Roman"/>
              </w:rPr>
              <w:t>.</w:t>
            </w:r>
          </w:p>
        </w:tc>
      </w:tr>
    </w:tbl>
    <w:p w14:paraId="6A8BDE78" w14:textId="01DEE33D" w:rsidR="00F50E5A" w:rsidRPr="00A13A6C" w:rsidRDefault="00FF5D6A" w:rsidP="00C2465E">
      <w:pPr>
        <w:spacing w:before="120" w:after="120" w:line="480" w:lineRule="auto"/>
        <w:jc w:val="both"/>
        <w:rPr>
          <w:rFonts w:ascii="Times New Roman" w:hAnsi="Times New Roman" w:cs="Times New Roman"/>
        </w:rPr>
      </w:pPr>
      <w:r w:rsidRPr="00A13A6C">
        <w:rPr>
          <w:rFonts w:ascii="Times New Roman" w:hAnsi="Times New Roman" w:cs="Times New Roman"/>
        </w:rPr>
        <w:lastRenderedPageBreak/>
        <w:t>Similar mechanisms have been proposed elsewhere on the Iberian Peninsula</w:t>
      </w:r>
      <w:r w:rsidR="00212919" w:rsidRPr="00A13A6C">
        <w:rPr>
          <w:rFonts w:ascii="Times New Roman" w:hAnsi="Times New Roman" w:cs="Times New Roman"/>
        </w:rPr>
        <w:t xml:space="preserve"> to explain the hydrological balanced observed in </w:t>
      </w:r>
      <w:r w:rsidR="00712127" w:rsidRPr="00A13A6C">
        <w:rPr>
          <w:rFonts w:ascii="Times New Roman" w:hAnsi="Times New Roman" w:cs="Times New Roman"/>
        </w:rPr>
        <w:t>lacustrine systems</w:t>
      </w:r>
      <w:r w:rsidR="00212919" w:rsidRPr="00A13A6C">
        <w:rPr>
          <w:rFonts w:ascii="Times New Roman" w:hAnsi="Times New Roman" w:cs="Times New Roman"/>
        </w:rPr>
        <w:t xml:space="preserve"> </w:t>
      </w:r>
      <w:r w:rsidR="00212919"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{"citationID":"Aey4inaX","properties":{"unsorted":false,"formattedCitation":"(Morell\\uc0\\u243{}n, Valero-Garc\\uc0\\u233{}s, Vegas-Vilarr\\uc0\\u250{}bia, {\\i{}et al.} 2009)","plainCitation":"(Morellón, Valero-Garcés, Vegas-Vilarrúbia, et al. 2009)","noteIndex":0},"citationItems":[{"id":662,"uris":["http://zotero.org/users/local/ejn7Sn3P/items/Q9KHX8CH"],"itemData":{"id":662,"type":"article-journal","abstract":"The multi-proxy analysis of sediment cores recovered in karstic Lake Estanya (42°02′ N, 0°32′ E; 670m a. s. l., NE Spain), located in the transitional area between the humid Pyrenees and the semi-arid Central Ebro Basin, provides the first high-resolution, continuous sedimentary record in the region, extending back the last 21 000 years. The integration of sedimentary facies, elemental and isotopical geochemistry and biogenic silica, together with a robust age model based on 17 AMS radiocarbon dates, enables precise reconstruction of the main hydrological and environmental changes in the region during the last deglaciation. Arid conditions, represented by shallow lake levels, predominantly saline waters and reduced organic productivity occurred throughout the last glacial maximum (21–18calkyrs BP) and the lateglacial, reaching their maximum intensity during the period 18–14.5calkyrs BP (including Heinrich event 1) and the Younger Dryas (12.9–11.6calkyrs BP). Less saline conditions characterized the 14.5–12.6calkyrs BP period, suggesting higher effective moisture during the Bölling/Allerød. The onset of more humid conditions started at 9.4calkyrs, indicating a delayed hydrological response to the onset of the Holocene which is also documented in several sites of the Mediterranean Basin. Higher, although fluctuating, Holocene lake levels were punctuated by a mid Holocene arid period between 4.8 and 4.0calkyrs BP. A major lake-level rise occurred at 1.2calkyrs BP, conducive to the establishment of conditions similar to the present and interrupted by a last major water level drop, occurring around 800calyrs BP, which coincides with the Medieval Climate Anomaly. The main hydrological stages in Lake Estanya are in phase with most Western Mediterranean and North Atlantic continental and marine records, but our results also show similarities with other Iberian and northern African reconstructions, emphasizing peculiarities of palaeohydrological evolution of the Iberian Peninsula during the last deglaciation.","container-title":"Quaternary Science Reviews","DOI":"10.1016/j.quascirev.2009.05.014","ISSN":"0277-3791","issue":"25","journalAbbreviation":"Quaternary Science Reviews","page":"2582-2599","source":"ScienceDirect","title":"Lateglacial and Holocene palaeohydrology in the western Mediterranean region: The Lake Estanya record (NE Spain)","title-short":"Lateglacial and Holocene palaeohydrology in the western Mediterranean region","volume":"28","author":[{"family":"Morellón","given":"Mario"},{"family":"Valero-Garcés","given":"Blas"},{"family":"Vegas-Vilarrúbia","given":"Teresa"},{"family":"González-Sampériz","given":"Penélope"},{"family":"Romero","given":"Óscar"},{"family":"Delgado-Huertas","given":"Antonio"},{"family":"Mata","given":"Pilar"},{"family":"Moreno","given":"Ana"},{"family":"Rico","given":"Mayte"},{"family":"Corella","given":"Juan Pablo"}],"issued":{"date-parts":[["2009",12,1]]}}}],"schema":"https://github.com/citation-style-language/schema/raw/master/csl-citation.json"} </w:instrText>
      </w:r>
      <w:r w:rsidR="00212919" w:rsidRPr="00A13A6C">
        <w:rPr>
          <w:rFonts w:ascii="Times New Roman" w:hAnsi="Times New Roman" w:cs="Times New Roman"/>
        </w:rPr>
        <w:fldChar w:fldCharType="separate"/>
      </w:r>
      <w:r w:rsidR="00AE76CC" w:rsidRPr="00A13A6C">
        <w:rPr>
          <w:rFonts w:ascii="Times New Roman" w:hAnsi="Times New Roman" w:cs="Times New Roman"/>
        </w:rPr>
        <w:t xml:space="preserve">(Morellón, Valero-Garcés, Vegas-Vilarrúbia,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2009)</w:t>
      </w:r>
      <w:r w:rsidR="00212919" w:rsidRPr="00A13A6C">
        <w:rPr>
          <w:rFonts w:ascii="Times New Roman" w:hAnsi="Times New Roman" w:cs="Times New Roman"/>
        </w:rPr>
        <w:fldChar w:fldCharType="end"/>
      </w:r>
      <w:r w:rsidR="00212919" w:rsidRPr="00A13A6C">
        <w:rPr>
          <w:rFonts w:ascii="Times New Roman" w:hAnsi="Times New Roman" w:cs="Times New Roman"/>
        </w:rPr>
        <w:t>.</w:t>
      </w:r>
      <w:r w:rsidR="004A01A3" w:rsidRPr="00A13A6C">
        <w:rPr>
          <w:rFonts w:ascii="Times New Roman" w:hAnsi="Times New Roman" w:cs="Times New Roman"/>
        </w:rPr>
        <w:t xml:space="preserve"> It has been proposed that, during the coldest intervals of MIS2, reduced summer insolation promoted a positive hydrological balance </w:t>
      </w:r>
      <w:r w:rsidR="00712127" w:rsidRPr="00A13A6C">
        <w:rPr>
          <w:rFonts w:ascii="Times New Roman" w:hAnsi="Times New Roman" w:cs="Times New Roman"/>
        </w:rPr>
        <w:t>by</w:t>
      </w:r>
      <w:r w:rsidR="004A01A3" w:rsidRPr="00A13A6C">
        <w:rPr>
          <w:rFonts w:ascii="Times New Roman" w:hAnsi="Times New Roman" w:cs="Times New Roman"/>
        </w:rPr>
        <w:t xml:space="preserve"> decreas</w:t>
      </w:r>
      <w:r w:rsidR="00712127" w:rsidRPr="00A13A6C">
        <w:rPr>
          <w:rFonts w:ascii="Times New Roman" w:hAnsi="Times New Roman" w:cs="Times New Roman"/>
        </w:rPr>
        <w:t>ing</w:t>
      </w:r>
      <w:r w:rsidR="004A01A3" w:rsidRPr="00A13A6C">
        <w:rPr>
          <w:rFonts w:ascii="Times New Roman" w:hAnsi="Times New Roman" w:cs="Times New Roman"/>
        </w:rPr>
        <w:t xml:space="preserve"> summer evapotranspiration</w:t>
      </w:r>
      <w:r w:rsidR="009952E3" w:rsidRPr="00A13A6C">
        <w:rPr>
          <w:rFonts w:ascii="Times New Roman" w:hAnsi="Times New Roman" w:cs="Times New Roman"/>
        </w:rPr>
        <w:t xml:space="preserve">, </w:t>
      </w:r>
      <w:r w:rsidR="00125696" w:rsidRPr="00A13A6C">
        <w:rPr>
          <w:rFonts w:ascii="Times New Roman" w:hAnsi="Times New Roman" w:cs="Times New Roman"/>
        </w:rPr>
        <w:t>thereby maintaining relatively high lake levels</w:t>
      </w:r>
      <w:r w:rsidR="00405430" w:rsidRPr="00A13A6C">
        <w:rPr>
          <w:rFonts w:ascii="Times New Roman" w:hAnsi="Times New Roman" w:cs="Times New Roman"/>
        </w:rPr>
        <w:t xml:space="preserve">, even under </w:t>
      </w:r>
      <w:r w:rsidR="000E77B3" w:rsidRPr="00A13A6C">
        <w:rPr>
          <w:rFonts w:ascii="Times New Roman" w:hAnsi="Times New Roman" w:cs="Times New Roman"/>
        </w:rPr>
        <w:t xml:space="preserve">low precipitation conditions </w:t>
      </w:r>
      <w:r w:rsidR="00F11E4C"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{"citationID":"uy8petFc","properties":{"unsorted":false,"formattedCitation":"(Morell\\uc0\\u243{}n, Valero-Garc\\uc0\\u233{}s, Vegas-Vilarr\\uc0\\u250{}bia, {\\i{}et al.} 2009)","plainCitation":"(Morellón, Valero-Garcés, Vegas-Vilarrúbia, et al. 2009)","noteIndex":0},"citationItems":[{"id":662,"uris":["http://zotero.org/users/local/ejn7Sn3P/items/Q9KHX8CH"],"itemData":{"id":662,"type":"article-journal","abstract":"The multi-proxy analysis of sediment cores recovered in karstic Lake Estanya (42°02′ N, 0°32′ E; 670m a. s. l., NE Spain), located in the transitional area between the humid Pyrenees and the semi-arid Central Ebro Basin, provides the first high-resolution, continuous sedimentary record in the region, extending back the last 21 000 years. The integration of sedimentary facies, elemental and isotopical geochemistry and biogenic silica, together with a robust age model based on 17 AMS radiocarbon dates, enables precise reconstruction of the main hydrological and environmental changes in the region during the last deglaciation. Arid conditions, represented by shallow lake levels, predominantly saline waters and reduced organic productivity occurred throughout the last glacial maximum (21–18calkyrs BP) and the lateglacial, reaching their maximum intensity during the period 18–14.5calkyrs BP (including Heinrich event 1) and the Younger Dryas (12.9–11.6calkyrs BP). Less saline conditions characterized the 14.5–12.6calkyrs BP period, suggesting higher effective moisture during the Bölling/Allerød. The onset of more humid conditions started at 9.4calkyrs, indicating a delayed hydrological response to the onset of the Holocene which is also documented in several sites of the Mediterranean Basin. Higher, although fluctuating, Holocene lake levels were punctuated by a mid Holocene arid period between 4.8 and 4.0calkyrs BP. A major lake-level rise occurred at 1.2calkyrs BP, conducive to the establishment of conditions similar to the present and interrupted by a last major water level drop, occurring around 800calyrs BP, which coincides with the Medieval Climate Anomaly. The main hydrological stages in Lake Estanya are in phase with most Western Mediterranean and North Atlantic continental and marine records, but our results also show similarities with other Iberian and northern African reconstructions, emphasizing peculiarities of palaeohydrological evolution of the Iberian Peninsula during the last deglaciation.","container-title":"Quaternary Science Reviews","DOI":"10.1016/j.quascirev.2009.05.014","ISSN":"0277-3791","issue":"25","journalAbbreviation":"Quaternary Science Reviews","page":"2582-2599","source":"ScienceDirect","title":"Lateglacial and Holocene palaeohydrology in the western Mediterranean region: The Lake Estanya record (NE Spain)","title-short":"Lateglacial and Holocene palaeohydrology in the western Mediterranean region","volume":"28","author":[{"family":"Morellón","given":"Mario"},{"family":"Valero-Garcés","given":"Blas"},{"family":"Vegas-Vilarrúbia","given":"Teresa"},{"family":"González-Sampériz","given":"Penélope"},{"family":"Romero","given":"Óscar"},{"family":"Delgado-Huertas","given":"Antonio"},{"family":"Mata","given":"Pilar"},{"family":"Moreno","given":"Ana"},{"family":"Rico","given":"Mayte"},{"family":"Corella","given":"Juan Pablo"}],"issued":{"date-parts":[["2009",12,1]]}}}],"schema":"https://github.com/citation-style-language/schema/raw/master/csl-citation.json"} </w:instrText>
      </w:r>
      <w:r w:rsidR="00F11E4C" w:rsidRPr="00A13A6C">
        <w:rPr>
          <w:rFonts w:ascii="Times New Roman" w:hAnsi="Times New Roman" w:cs="Times New Roman"/>
        </w:rPr>
        <w:fldChar w:fldCharType="separate"/>
      </w:r>
      <w:r w:rsidR="00AE76CC" w:rsidRPr="00A13A6C">
        <w:rPr>
          <w:rFonts w:ascii="Times New Roman" w:hAnsi="Times New Roman" w:cs="Times New Roman"/>
        </w:rPr>
        <w:t xml:space="preserve">(Morellón, Valero-Garcés, Vegas-Vilarrúbia,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2009)</w:t>
      </w:r>
      <w:r w:rsidR="00F11E4C" w:rsidRPr="00A13A6C">
        <w:rPr>
          <w:rFonts w:ascii="Times New Roman" w:hAnsi="Times New Roman" w:cs="Times New Roman"/>
        </w:rPr>
        <w:fldChar w:fldCharType="end"/>
      </w:r>
      <w:r w:rsidR="00F11E4C" w:rsidRPr="00A13A6C">
        <w:rPr>
          <w:rFonts w:ascii="Times New Roman" w:hAnsi="Times New Roman" w:cs="Times New Roman"/>
        </w:rPr>
        <w:t>.</w:t>
      </w:r>
      <w:r w:rsidR="00964832" w:rsidRPr="00A13A6C">
        <w:rPr>
          <w:rFonts w:ascii="Times New Roman" w:hAnsi="Times New Roman" w:cs="Times New Roman"/>
        </w:rPr>
        <w:t xml:space="preserve"> Likewise, the n-alkane distributions, their compound-specific </w:t>
      </w:r>
      <w:r w:rsidR="00F478E7" w:rsidRPr="00A13A6C">
        <w:rPr>
          <w:rFonts w:ascii="Times New Roman" w:hAnsi="Times New Roman" w:cs="Times New Roman"/>
        </w:rPr>
        <w:t>δD</w:t>
      </w:r>
      <w:r w:rsidR="00964832" w:rsidRPr="00A13A6C">
        <w:rPr>
          <w:rFonts w:ascii="Times New Roman" w:hAnsi="Times New Roman" w:cs="Times New Roman"/>
        </w:rPr>
        <w:t xml:space="preserve"> signatures, and the </w:t>
      </w:r>
      <w:r w:rsidR="000E77B3" w:rsidRPr="00A13A6C">
        <w:rPr>
          <w:rFonts w:ascii="Times New Roman" w:hAnsi="Times New Roman" w:cs="Times New Roman"/>
        </w:rPr>
        <w:t>paleoclimate reconstructions</w:t>
      </w:r>
      <w:r w:rsidR="00964832" w:rsidRPr="00A13A6C">
        <w:rPr>
          <w:rFonts w:ascii="Times New Roman" w:hAnsi="Times New Roman" w:cs="Times New Roman"/>
        </w:rPr>
        <w:t xml:space="preserve"> all suggest that reduced evapotranspiration played a key role in controlling the hydrological status of </w:t>
      </w:r>
      <w:r w:rsidR="00405430" w:rsidRPr="00A13A6C">
        <w:rPr>
          <w:rFonts w:ascii="Times New Roman" w:hAnsi="Times New Roman" w:cs="Times New Roman"/>
        </w:rPr>
        <w:t>Verdeospesoa</w:t>
      </w:r>
      <w:r w:rsidR="00964832" w:rsidRPr="00A13A6C">
        <w:rPr>
          <w:rFonts w:ascii="Times New Roman" w:hAnsi="Times New Roman" w:cs="Times New Roman"/>
        </w:rPr>
        <w:t xml:space="preserve"> during the coldest and most arid phases of MIS2.</w:t>
      </w:r>
      <w:r w:rsidR="00B50D5F" w:rsidRPr="00A13A6C">
        <w:rPr>
          <w:rFonts w:ascii="Times New Roman" w:hAnsi="Times New Roman" w:cs="Times New Roman"/>
        </w:rPr>
        <w:t xml:space="preserve"> </w:t>
      </w:r>
      <w:r w:rsidR="005D4D78" w:rsidRPr="00A13A6C">
        <w:rPr>
          <w:rFonts w:ascii="Times New Roman" w:hAnsi="Times New Roman" w:cs="Times New Roman"/>
        </w:rPr>
        <w:t>These findings imply that, under cold MIS2 climatic conditions, reduced potential evapotranspiration may have helped maintain soil moisture availability despite reduced precipitation</w:t>
      </w:r>
      <w:r w:rsidR="004852B7" w:rsidRPr="00A13A6C">
        <w:rPr>
          <w:rFonts w:ascii="Times New Roman" w:hAnsi="Times New Roman" w:cs="Times New Roman"/>
        </w:rPr>
        <w:t>.</w:t>
      </w:r>
      <w:r w:rsidR="00300FA6" w:rsidRPr="00A13A6C">
        <w:rPr>
          <w:rFonts w:ascii="Times New Roman" w:hAnsi="Times New Roman" w:cs="Times New Roman"/>
        </w:rPr>
        <w:t xml:space="preserve"> </w:t>
      </w:r>
    </w:p>
    <w:p w14:paraId="5238B0F6" w14:textId="636FC7B9" w:rsidR="001A093E" w:rsidRPr="00A13A6C" w:rsidRDefault="004C3745" w:rsidP="00C2465E">
      <w:pPr>
        <w:spacing w:before="120" w:after="120" w:line="480" w:lineRule="auto"/>
        <w:jc w:val="both"/>
        <w:rPr>
          <w:rFonts w:ascii="Times New Roman" w:hAnsi="Times New Roman" w:cs="Times New Roman"/>
        </w:rPr>
      </w:pPr>
      <w:r w:rsidRPr="00A13A6C">
        <w:rPr>
          <w:rFonts w:ascii="Times New Roman" w:hAnsi="Times New Roman" w:cs="Times New Roman"/>
        </w:rPr>
        <w:t>Variations in the δ¹³C values of long-chain n-alkanes (i.e., &gt; n-C</w:t>
      </w:r>
      <w:r w:rsidRPr="00A13A6C">
        <w:rPr>
          <w:rFonts w:ascii="Times New Roman" w:hAnsi="Times New Roman" w:cs="Times New Roman"/>
          <w:vertAlign w:val="subscript"/>
        </w:rPr>
        <w:t>25</w:t>
      </w:r>
      <w:r w:rsidRPr="00A13A6C">
        <w:rPr>
          <w:rFonts w:ascii="Times New Roman" w:hAnsi="Times New Roman" w:cs="Times New Roman"/>
        </w:rPr>
        <w:t xml:space="preserve">) are commonly attributed to changes in the relative contributions of C3 and C4 terrestrial plants. The δ¹³C values observed in this study fall within the typical range reported for C3 vegetation </w:t>
      </w:r>
      <w:sdt>
        <w:sdtPr>
          <w:rPr>
            <w:rFonts w:ascii="Times New Roman" w:hAnsi="Times New Roman" w:cs="Times New Roman"/>
            <w:color w:val="000000"/>
          </w:rPr>
          <w:tag w:val="MENDELEY_CITATION_v3_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"/>
          <w:id w:val="1065525959"/>
          <w:placeholder>
            <w:docPart w:val="AD392173EB60494893E888A85CFAD28B"/>
          </w:placeholder>
        </w:sdtPr>
        <w:sdtContent>
          <w:r w:rsidR="003E0480" w:rsidRPr="00A13A6C">
            <w:rPr>
              <w:rFonts w:ascii="Times New Roman" w:hAnsi="Times New Roman" w:cs="Times New Roman"/>
              <w:color w:val="000000"/>
            </w:rPr>
            <w:t>(Liu and An, 2020)</w:t>
          </w:r>
        </w:sdtContent>
      </w:sdt>
      <w:r w:rsidR="003E0480" w:rsidRPr="00A13A6C">
        <w:rPr>
          <w:rFonts w:ascii="Times New Roman" w:hAnsi="Times New Roman" w:cs="Times New Roman"/>
        </w:rPr>
        <w:t>.</w:t>
      </w:r>
      <w:r w:rsidR="007421BB" w:rsidRPr="00A13A6C">
        <w:rPr>
          <w:rFonts w:ascii="Times New Roman" w:hAnsi="Times New Roman" w:cs="Times New Roman"/>
        </w:rPr>
        <w:t xml:space="preserve"> </w:t>
      </w:r>
      <w:r w:rsidR="00E27943" w:rsidRPr="00A13A6C">
        <w:rPr>
          <w:rFonts w:ascii="Times New Roman" w:hAnsi="Times New Roman" w:cs="Times New Roman"/>
        </w:rPr>
        <w:t>Under conditions of limited water availability, plants reduce stomatal conductance to minimise transpirational water loss. This reduction decreases the ratio of intercellular to atmospheric CO₂ concentration, leading to lower carbon isotope discrimination and consequently less negative δ¹³C values</w:t>
      </w:r>
      <w:r w:rsidR="005332EC" w:rsidRPr="00A13A6C">
        <w:rPr>
          <w:rFonts w:ascii="Times New Roman" w:hAnsi="Times New Roman" w:cs="Times New Roman"/>
          <w:color w:val="000000"/>
        </w:rPr>
        <w:t xml:space="preserve"> </w:t>
      </w:r>
      <w:r w:rsidR="005332EC" w:rsidRPr="00A13A6C">
        <w:rPr>
          <w:rFonts w:ascii="Times New Roman" w:hAnsi="Times New Roman" w:cs="Times New Roman"/>
          <w:color w:val="000000"/>
        </w:rPr>
        <w:fldChar w:fldCharType="begin"/>
      </w:r>
      <w:r w:rsidR="00AE76CC" w:rsidRPr="00A13A6C">
        <w:rPr>
          <w:rFonts w:ascii="Times New Roman" w:hAnsi="Times New Roman" w:cs="Times New Roman"/>
          <w:color w:val="000000"/>
        </w:rPr>
        <w:instrText xml:space="preserve"> ADDIN ZOTERO_ITEM CSL_CITATION {"citationID":"oquIsPUg","properties":{"unsorted":false,"formattedCitation":"(Breecker {\\i{}et al.} 2010; Diefendorf {\\i{}et al.} 2010)","plainCitation":"(Breecker et al. 2010; Diefendorf et al. 2010)","noteIndex":0},"citationItems":[{"id":498,"uris":["http://zotero.org/users/local/ejn7Sn3P/items/2GANXRG8"],"itemData":{"id":498,"type":"article-journal","abstract":"Quantifying atmospheric CO2 concentrations ([CO 2]atm) during Earth's ancient greenhouse episodes is essential for accurately predicting the response of future climate to elevated CO2 levels. Empirical estimates of [CO2]atm during Paleozoic and Mesozoic greenhouse climates are based primarily on the carbon isotope composition of calcium carbonate in fossil soils. We report that greenhouse [CO2]atm have been significantly overestimated because previously assumed soil CO2 concentrations during carbonate formation are too high. More accurate [CO2]atm, resulting from better constraints on soil CO2, indicate that large (1,000s of ppmV) fluctuations in [CO2]atm did not characterize ancient climates and that past greenhouse climates were accompanied by concentrations similar to those projected for A.D. 2100.","container-title":"Proceedings of the National Academy of Sciences of the United States of America","DOI":"10.1073/pnas.0902323106","issue":"2","page":"576-580","publisher":"Elsevier","title":"Atmospheric CO2 concentrations during ancient greenhouse climates were similar to those predicted for A.D. 2100","volume":"107","author":[{"family":"Breecker","given":"D. O."},{"family":"Sharp","given":"Z. D."},{"family":"McFadden","given":"L. D."}],"issued":{"date-parts":[["2010",9]]}}},{"id":741,"uris":["http://zotero.org/users/local/ejn7Sn3P/items/9UCYEQGF"],"itemData":{"id":741,"type":"article-journal","abstract":"Fractionation of carbon isotopes by plants during CO2 uptake and fixation (Δleaf) varies with environmental conditions, but quantitative patterns of Δleaf across environmental gradients at the global scale are lacking. This impedes interpretation of variability in ancient terrestrial organic matter, which encodes climatic and ecological signals. To address this problem, we converted 3,310 published leaf δ13C values into mean Δleaf values for 334 woody plant species at 105 locations (yielding 570 species-site combinations) representing a wide range of environmental conditions. Our analyses reveal a strong positive correlation between Δleaf and mean annual precipitation (MAP; R2 = 0.55), mirroring global trends in gross primary production and indicating stomatal constraints on leaf gas-exchange, mediated by water supply, are the dominant control of Δleaf at large spatial scales. Independent of MAP, we show a lesser, negative effect of altitude on Δleaf and minor effects of temperature and latitude. After accounting for these factors, mean Δleaf of evergreen gymnosperms is lower (by 1–2.7‰) than for other woody plant functional types (PFT), likely due to greater leaf-level water-use efficiency. Together, environmental and PFT effects contribute to differences in mean Δleaf of up to 6‰ between biomes. Coupling geologic indicators of ancient precipitation and PFT (or biome) with modern Δleaf patterns has potential to yield more robust reconstructions of atmospheric δ13C values, leading to better constraints on past greenhouse-gas perturbations. Accordingly, we estimate a 4.6‰ decline in the δ13C of atmospheric CO2 at the onset of the Paleocene-Eocene Thermal Maximum, an abrupt global warming event </w:instrText>
      </w:r>
      <w:r w:rsidR="00AE76CC" w:rsidRPr="00A13A6C">
        <w:rPr>
          <w:rFonts w:ascii="Cambria Math" w:hAnsi="Cambria Math" w:cs="Cambria Math"/>
          <w:color w:val="000000"/>
        </w:rPr>
        <w:instrText>∼</w:instrText>
      </w:r>
      <w:r w:rsidR="00AE76CC" w:rsidRPr="00A13A6C">
        <w:rPr>
          <w:rFonts w:ascii="Times New Roman" w:hAnsi="Times New Roman" w:cs="Times New Roman"/>
          <w:color w:val="000000"/>
        </w:rPr>
        <w:instrText xml:space="preserve">55.8 Ma.","container-title":"Proceedings of the National Academy of Sciences","DOI":"10.1073/pnas.0910513107","issue":"13","page":"5738-5743","publisher":"Proceedings of the National Academy of Sciences","source":"pnas.org (Atypon)","title":"Global patterns in leaf 13C discrimination and implications for studies of past and future climate","volume":"107","author":[{"family":"Diefendorf","given":"Aaron F."},{"family":"Mueller","given":"Kevin E."},{"family":"Wing","given":"Scott. L."},{"family":"Koch","given":"Paul L."},{"family":"Freeman","given":"Katherine H."}],"issued":{"date-parts":[["2010",3,30]]}}}],"schema":"https://github.com/citation-style-language/schema/raw/master/csl-citation.json"} </w:instrText>
      </w:r>
      <w:r w:rsidR="005332EC" w:rsidRPr="00A13A6C">
        <w:rPr>
          <w:rFonts w:ascii="Times New Roman" w:hAnsi="Times New Roman" w:cs="Times New Roman"/>
          <w:color w:val="000000"/>
        </w:rPr>
        <w:fldChar w:fldCharType="separate"/>
      </w:r>
      <w:r w:rsidR="00AE76CC" w:rsidRPr="00A13A6C">
        <w:rPr>
          <w:rFonts w:ascii="Times New Roman" w:hAnsi="Times New Roman" w:cs="Times New Roman"/>
        </w:rPr>
        <w:t xml:space="preserve">(Breecker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2010; Diefendorf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2010)</w:t>
      </w:r>
      <w:r w:rsidR="005332EC" w:rsidRPr="00A13A6C">
        <w:rPr>
          <w:rFonts w:ascii="Times New Roman" w:hAnsi="Times New Roman" w:cs="Times New Roman"/>
          <w:color w:val="000000"/>
        </w:rPr>
        <w:fldChar w:fldCharType="end"/>
      </w:r>
      <w:r w:rsidR="00297927" w:rsidRPr="00A13A6C">
        <w:rPr>
          <w:rFonts w:ascii="Times New Roman" w:hAnsi="Times New Roman" w:cs="Times New Roman"/>
        </w:rPr>
        <w:t>, although similar isotopic shifts may also arise from changes in vegetation composition</w:t>
      </w:r>
      <w:r w:rsidR="00A23F4C" w:rsidRPr="00A13A6C">
        <w:rPr>
          <w:rFonts w:ascii="Times New Roman" w:hAnsi="Times New Roman" w:cs="Times New Roman"/>
        </w:rPr>
        <w:t xml:space="preserve"> </w:t>
      </w:r>
      <w:r w:rsidR="00703CE3"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{"citationID":"t2vBRGwP","properties":{"unsorted":false,"formattedCitation":"(Liu &amp; An 2020)","plainCitation":"(Liu &amp; An 2020)","noteIndex":0},"citationItems":[{"id":818,"uris":["http://zotero.org/users/local/ejn7Sn3P/items/HWG7FI4R"],"itemData":{"id":818,"type":"article-journal","abstract":"Studies focused on field measurements have been conducted to investigate how leaf wax n-alkane δ13C values vary among photosynthetic pathways (C3 vs. C4) or plant types (dicots, monocots, gymnosperms, magnoliids), and how n-alkane δ13C values respond to climate factors (precipitation, temperature). However, a systematic global analysis of plant n-alkane δ13C values with respect to major plant groups is still lacking, and the corresponding mechanism remains unknown. In this study, we compiled globally published n-alkanes δ13C data in modern plants. We find significantly negative correlations between δ13Cwt values and mean annual precipitation (MAP) for C3 plants (R2 = 0.30; p &lt; .05), dicots (R2 = 0.28; p &lt; .05) and magnoliids (R2 = 0.55; p &lt; .05), but non-significant correlation between δ13Cwt values and MAP for C4 plants (R2 = 0.08; p = .12) or monocots (R2 = 0.01; p = .89). However, there are significantly positive correlations between δ13Cwt values and mean annual temperature (MAT) in C4 plants (R2 = 0.33; p &lt; .05) and monocots (R2 = 0.35; p &lt; .05), instead of weak correlations in C3 plants (R2 = 0.09; p &lt; .05), dicots (R2 = 0.03; p &lt; .05) and gymnosperms (R2 = 0.06; p = .06). These results indicate that n-alkane δ13C values in C3 dicots have more potential for paleoprecipitation reconstruction, while those in C4 monocots are more likely to indicate paleotemperature changes. Our study supports use of leaf wax n-alkane δ13C values to gain information about paleoprecipitation and paleotemperature, but only in an appropriate paleoecological context","container-title":"Earth-Science Reviews","DOI":"10.1016/j.earscirev.2020.103081","ISSN":"0012-8252","journalAbbreviation":"Earth-Science Reviews","page":"103081","source":"ScienceDirect","title":"Leaf wax &lt;i&gt;n&lt;/i&gt;-alkane carbon isotope values vary among major terrestrial plant groups: Different responses to precipitation amount and temperature, and implications for paleoenvironmental reconstruction","title-short":"Leaf wax &lt;i&gt;n&lt;/i&gt;-alkane carbon isotope values vary among major terrestrial plant groups","volume":"202","author":[{"family":"Liu","given":"Jinzhao"},{"family":"An","given":"Zhisheng"}],"issued":{"date-parts":[["2020",3,1]]}}}],"schema":"https://github.com/citation-style-language/schema/raw/master/csl-citation.json"} </w:instrText>
      </w:r>
      <w:r w:rsidR="00703CE3" w:rsidRPr="00A13A6C">
        <w:rPr>
          <w:rFonts w:ascii="Times New Roman" w:hAnsi="Times New Roman" w:cs="Times New Roman"/>
        </w:rPr>
        <w:fldChar w:fldCharType="separate"/>
      </w:r>
      <w:r w:rsidR="00AE76CC" w:rsidRPr="00A13A6C">
        <w:rPr>
          <w:rFonts w:ascii="Times New Roman" w:hAnsi="Times New Roman" w:cs="Times New Roman"/>
        </w:rPr>
        <w:t>(Liu &amp; An 2020)</w:t>
      </w:r>
      <w:r w:rsidR="00703CE3" w:rsidRPr="00A13A6C">
        <w:rPr>
          <w:rFonts w:ascii="Times New Roman" w:hAnsi="Times New Roman" w:cs="Times New Roman"/>
        </w:rPr>
        <w:fldChar w:fldCharType="end"/>
      </w:r>
      <w:r w:rsidR="00297927" w:rsidRPr="00A13A6C">
        <w:rPr>
          <w:rFonts w:ascii="Times New Roman" w:hAnsi="Times New Roman" w:cs="Times New Roman"/>
        </w:rPr>
        <w:t xml:space="preserve"> or atmospheric CO₂ concentration</w:t>
      </w:r>
      <w:r w:rsidR="00C216B5" w:rsidRPr="00A13A6C">
        <w:rPr>
          <w:rFonts w:ascii="Times New Roman" w:hAnsi="Times New Roman" w:cs="Times New Roman"/>
        </w:rPr>
        <w:t>s</w:t>
      </w:r>
      <w:r w:rsidR="00A23F4C" w:rsidRPr="00A13A6C">
        <w:rPr>
          <w:rFonts w:ascii="Times New Roman" w:hAnsi="Times New Roman" w:cs="Times New Roman"/>
        </w:rPr>
        <w:t xml:space="preserve"> </w:t>
      </w:r>
      <w:r w:rsidR="006E787F"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{"citationID":"uY1olW7G","properties":{"unsorted":false,"formattedCitation":"(Warren {\\i{}et al.} 2025)","plainCitation":"(Warren et al. 2025)","noteIndex":0},"citationItems":[{"id":821,"uris":["http://zotero.org/users/local/ejn7Sn3P/items/L9EFW9BN"],"itemData":{"id":821,"type":"article-journal","abstract":"The stable carbon isotopic composition of n-alkane biomarkers is a commonly used proxy for studying plant community change and palaeohydrology in the geologic record. However, interpretations of n-alkane δ13C tend to assume that all variation is due to changes in bulk plant δ13C, reflecting a signal of fractionation due to photosynthesis, and that the biosynthetic fractionations which occur after photosynthesis (εn-alkane) are constant. This untested assumption may overlook environmental influences on εn-alkane which can offer alternative explanations for n-alkane δ13C trends, thereby allowing for the reconstruction of plant biochemistry in geological records. In this study, we use the Free Air CO2 Enrichment experiment at the Birmingham Institute of Forest Research to investigate the impact of elevated CO2 concentrations on the response of εn-alkane. We measured the δ13C levels of bulk and n-alkanes in two plant species, Acer pseudoplatanus (European sycamore) and Corylus avellana (common hazel), over four years. Our findings indicate that the εn-alkane levels in both species increased under elevated CO2 compared to ambient levels. However, the seasonal variation in εn-alkane suggests that this increase is due to separate mechanisms. In A. pseudoplatanus, this increase occurs consistently throughout the growth season, suggesting that changes in carbon allocation to different tissue types within the plant is responsible. Conversely, in C. avellana, the effect becomes more pronounced as the growth season progresses, indicating that altered timing of n-alkane synthesis under elevated CO2 may influence εn-alkane. Collectively, this suggests that εn-alkane should not be assumed constant in the geologic record, and highlights that biosynthetic processes should be considered when interpreting compound-specific isotopes of carbon.","container-title":"Geochimica et Cosmochimica Acta","DOI":"10.1016/j.gca.2024.11.025","ISSN":"0016-7037","journalAbbreviation":"Geochimica et Cosmochimica Acta","page":"16-30","source":"ScienceDirect","title":"Impact of elevated CO2 on the &lt;i&gt;δ&lt;/i&gt;13C of &lt;i&gt;n&lt;/i&gt;-alkane biomarkers","volume":"391","author":[{"family":"Warren","given":"Bridget"},{"family":"Seki","given":"Osamu"},{"family":"Greene","given":"Sarah E."},{"family":"Yamoah","given":"Kweku Afrifa"},{"family":"Eley","given":"Yvette"},{"family":"MacKenzie","given":"A. Rob"},{"family":"Bendle","given":"James"}],"issued":{"date-parts":[["2025",2,15]]}}}],"schema":"https://github.com/citation-style-language/schema/raw/master/csl-citation.json"} </w:instrText>
      </w:r>
      <w:r w:rsidR="006E787F" w:rsidRPr="00A13A6C">
        <w:rPr>
          <w:rFonts w:ascii="Times New Roman" w:hAnsi="Times New Roman" w:cs="Times New Roman"/>
        </w:rPr>
        <w:fldChar w:fldCharType="separate"/>
      </w:r>
      <w:r w:rsidR="00AE76CC" w:rsidRPr="00A13A6C">
        <w:rPr>
          <w:rFonts w:ascii="Times New Roman" w:hAnsi="Times New Roman" w:cs="Times New Roman"/>
        </w:rPr>
        <w:t xml:space="preserve">(Warren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2025)</w:t>
      </w:r>
      <w:r w:rsidR="006E787F" w:rsidRPr="00A13A6C">
        <w:rPr>
          <w:rFonts w:ascii="Times New Roman" w:hAnsi="Times New Roman" w:cs="Times New Roman"/>
        </w:rPr>
        <w:fldChar w:fldCharType="end"/>
      </w:r>
      <w:r w:rsidR="00E27943" w:rsidRPr="00A13A6C">
        <w:rPr>
          <w:rFonts w:ascii="Times New Roman" w:hAnsi="Times New Roman" w:cs="Times New Roman"/>
        </w:rPr>
        <w:t xml:space="preserve">. </w:t>
      </w:r>
      <w:r w:rsidR="00297927" w:rsidRPr="00A13A6C">
        <w:rPr>
          <w:rFonts w:ascii="Times New Roman" w:hAnsi="Times New Roman" w:cs="Times New Roman"/>
        </w:rPr>
        <w:t>T</w:t>
      </w:r>
      <w:r w:rsidR="000311A0" w:rsidRPr="00A13A6C">
        <w:rPr>
          <w:rFonts w:ascii="Times New Roman" w:hAnsi="Times New Roman" w:cs="Times New Roman"/>
          <w:color w:val="000000"/>
        </w:rPr>
        <w:t xml:space="preserve">he increment in </w:t>
      </w:r>
      <w:r w:rsidR="000311A0" w:rsidRPr="00A13A6C">
        <w:rPr>
          <w:rFonts w:ascii="Times New Roman" w:hAnsi="Times New Roman" w:cs="Times New Roman"/>
        </w:rPr>
        <w:t>δ¹³C in long-chain n-alkanes at 215 cm depth (ca</w:t>
      </w:r>
      <w:r w:rsidR="006127CB" w:rsidRPr="00A13A6C">
        <w:rPr>
          <w:rFonts w:ascii="Times New Roman" w:hAnsi="Times New Roman" w:cs="Times New Roman"/>
        </w:rPr>
        <w:t>.</w:t>
      </w:r>
      <w:r w:rsidR="000311A0" w:rsidRPr="00A13A6C">
        <w:rPr>
          <w:rFonts w:ascii="Times New Roman" w:hAnsi="Times New Roman" w:cs="Times New Roman"/>
        </w:rPr>
        <w:t xml:space="preserve"> 19,920 cal yrs BP) </w:t>
      </w:r>
      <w:r w:rsidR="004A2255" w:rsidRPr="00A13A6C">
        <w:rPr>
          <w:rFonts w:ascii="Times New Roman" w:hAnsi="Times New Roman" w:cs="Times New Roman"/>
        </w:rPr>
        <w:t>coincides</w:t>
      </w:r>
      <w:r w:rsidR="000311A0" w:rsidRPr="00A13A6C">
        <w:rPr>
          <w:rFonts w:ascii="Times New Roman" w:hAnsi="Times New Roman" w:cs="Times New Roman"/>
        </w:rPr>
        <w:t xml:space="preserve"> with a remarkable change in ACL, P</w:t>
      </w:r>
      <w:r w:rsidR="000311A0" w:rsidRPr="00E9330D">
        <w:rPr>
          <w:rFonts w:ascii="Times New Roman" w:hAnsi="Times New Roman" w:cs="Times New Roman"/>
          <w:vertAlign w:val="subscript"/>
        </w:rPr>
        <w:t>AQ</w:t>
      </w:r>
      <w:r w:rsidR="000311A0" w:rsidRPr="00A13A6C">
        <w:rPr>
          <w:rFonts w:ascii="Times New Roman" w:hAnsi="Times New Roman" w:cs="Times New Roman"/>
        </w:rPr>
        <w:t xml:space="preserve"> and C</w:t>
      </w:r>
      <w:r w:rsidR="000311A0" w:rsidRPr="00A13A6C">
        <w:rPr>
          <w:rFonts w:ascii="Times New Roman" w:hAnsi="Times New Roman" w:cs="Times New Roman"/>
          <w:vertAlign w:val="subscript"/>
        </w:rPr>
        <w:t>31</w:t>
      </w:r>
      <w:r w:rsidR="000311A0" w:rsidRPr="00A13A6C">
        <w:rPr>
          <w:rFonts w:ascii="Times New Roman" w:hAnsi="Times New Roman" w:cs="Times New Roman"/>
        </w:rPr>
        <w:t>/C</w:t>
      </w:r>
      <w:r w:rsidR="000311A0" w:rsidRPr="00A13A6C">
        <w:rPr>
          <w:rFonts w:ascii="Times New Roman" w:hAnsi="Times New Roman" w:cs="Times New Roman"/>
          <w:vertAlign w:val="subscript"/>
        </w:rPr>
        <w:t>27</w:t>
      </w:r>
      <w:r w:rsidR="000311A0" w:rsidRPr="00A13A6C">
        <w:rPr>
          <w:rFonts w:ascii="Times New Roman" w:hAnsi="Times New Roman" w:cs="Times New Roman"/>
        </w:rPr>
        <w:t xml:space="preserve"> and C</w:t>
      </w:r>
      <w:r w:rsidR="000311A0" w:rsidRPr="00A13A6C">
        <w:rPr>
          <w:rFonts w:ascii="Times New Roman" w:hAnsi="Times New Roman" w:cs="Times New Roman"/>
          <w:vertAlign w:val="subscript"/>
        </w:rPr>
        <w:t>31</w:t>
      </w:r>
      <w:r w:rsidR="000311A0" w:rsidRPr="00A13A6C">
        <w:rPr>
          <w:rFonts w:ascii="Times New Roman" w:hAnsi="Times New Roman" w:cs="Times New Roman"/>
        </w:rPr>
        <w:t>/C</w:t>
      </w:r>
      <w:r w:rsidR="000311A0" w:rsidRPr="00A13A6C">
        <w:rPr>
          <w:rFonts w:ascii="Times New Roman" w:hAnsi="Times New Roman" w:cs="Times New Roman"/>
          <w:vertAlign w:val="subscript"/>
        </w:rPr>
        <w:t>29</w:t>
      </w:r>
      <w:r w:rsidR="004A2255" w:rsidRPr="00A13A6C">
        <w:rPr>
          <w:rFonts w:ascii="Times New Roman" w:hAnsi="Times New Roman" w:cs="Times New Roman"/>
        </w:rPr>
        <w:t xml:space="preserve"> ratios</w:t>
      </w:r>
      <w:r w:rsidR="00C47C5D" w:rsidRPr="00A13A6C">
        <w:rPr>
          <w:rFonts w:ascii="Times New Roman" w:hAnsi="Times New Roman" w:cs="Times New Roman"/>
        </w:rPr>
        <w:t>. This suggests that the</w:t>
      </w:r>
      <w:r w:rsidR="00C47C5D" w:rsidRPr="00A13A6C">
        <w:rPr>
          <w:rFonts w:ascii="Times New Roman" w:hAnsi="Times New Roman" w:cs="Times New Roman"/>
          <w:color w:val="000000"/>
        </w:rPr>
        <w:t xml:space="preserve"> </w:t>
      </w:r>
      <w:r w:rsidR="00C47C5D" w:rsidRPr="00A13A6C">
        <w:rPr>
          <w:rFonts w:ascii="Times New Roman" w:hAnsi="Times New Roman" w:cs="Times New Roman"/>
        </w:rPr>
        <w:t xml:space="preserve">δ¹³C positive excursion in long-chain n-alkanes was probably due to a plant </w:t>
      </w:r>
      <w:r w:rsidR="00942369" w:rsidRPr="00A13A6C">
        <w:rPr>
          <w:rFonts w:ascii="Times New Roman" w:hAnsi="Times New Roman" w:cs="Times New Roman"/>
        </w:rPr>
        <w:t>community</w:t>
      </w:r>
      <w:r w:rsidR="00C47C5D" w:rsidRPr="00A13A6C">
        <w:rPr>
          <w:rFonts w:ascii="Times New Roman" w:hAnsi="Times New Roman" w:cs="Times New Roman"/>
        </w:rPr>
        <w:t xml:space="preserve"> composition change rather than a water stress episode affecting </w:t>
      </w:r>
      <w:r w:rsidR="00C47C5D" w:rsidRPr="00A13A6C">
        <w:rPr>
          <w:rFonts w:ascii="Times New Roman" w:hAnsi="Times New Roman" w:cs="Times New Roman"/>
        </w:rPr>
        <w:lastRenderedPageBreak/>
        <w:t>terrestrial vascular plants</w:t>
      </w:r>
      <w:r w:rsidR="00942369" w:rsidRPr="00A13A6C">
        <w:rPr>
          <w:rFonts w:ascii="Times New Roman" w:hAnsi="Times New Roman" w:cs="Times New Roman"/>
        </w:rPr>
        <w:t xml:space="preserve">. In this connection, </w:t>
      </w:r>
      <w:r w:rsidR="007D55ED" w:rsidRPr="00A13A6C">
        <w:rPr>
          <w:rFonts w:ascii="Times New Roman" w:hAnsi="Times New Roman" w:cs="Times New Roman"/>
        </w:rPr>
        <w:t>pollen</w:t>
      </w:r>
      <w:r w:rsidR="006B170C" w:rsidRPr="00A13A6C">
        <w:rPr>
          <w:rFonts w:ascii="Times New Roman" w:hAnsi="Times New Roman" w:cs="Times New Roman"/>
        </w:rPr>
        <w:t>-derived paleoclimate reconstruction indicates an increment of temperatures and precipitations between</w:t>
      </w:r>
      <w:r w:rsidR="007D55ED" w:rsidRPr="00A13A6C">
        <w:rPr>
          <w:rFonts w:ascii="Times New Roman" w:hAnsi="Times New Roman" w:cs="Times New Roman"/>
        </w:rPr>
        <w:t xml:space="preserve"> the HS2 and the LGM</w:t>
      </w:r>
      <w:r w:rsidR="003101F5" w:rsidRPr="00A13A6C">
        <w:rPr>
          <w:rFonts w:ascii="Times New Roman" w:hAnsi="Times New Roman" w:cs="Times New Roman"/>
        </w:rPr>
        <w:t>.</w:t>
      </w:r>
      <w:r w:rsidR="006B170C" w:rsidRPr="00A13A6C">
        <w:rPr>
          <w:rFonts w:ascii="Times New Roman" w:hAnsi="Times New Roman" w:cs="Times New Roman"/>
        </w:rPr>
        <w:t xml:space="preserve"> </w:t>
      </w:r>
    </w:p>
    <w:p w14:paraId="47ADCFF0" w14:textId="6C13F98F" w:rsidR="00585EDB" w:rsidRPr="00A13A6C" w:rsidRDefault="001A093E" w:rsidP="00C2465E">
      <w:pPr>
        <w:spacing w:before="120" w:after="120" w:line="480" w:lineRule="auto"/>
        <w:jc w:val="both"/>
        <w:rPr>
          <w:rFonts w:ascii="Times New Roman" w:hAnsi="Times New Roman" w:cs="Times New Roman"/>
        </w:rPr>
      </w:pPr>
      <w:r w:rsidRPr="00A13A6C">
        <w:rPr>
          <w:rFonts w:ascii="Times New Roman" w:hAnsi="Times New Roman" w:cs="Times New Roman"/>
        </w:rPr>
        <w:t xml:space="preserve">Between </w:t>
      </w:r>
      <w:r w:rsidR="00FB09DF" w:rsidRPr="00A13A6C">
        <w:rPr>
          <w:rFonts w:ascii="Times New Roman" w:hAnsi="Times New Roman" w:cs="Times New Roman"/>
        </w:rPr>
        <w:t>210 and 207 cm depth</w:t>
      </w:r>
      <w:r w:rsidR="007C0819" w:rsidRPr="00A13A6C">
        <w:rPr>
          <w:rFonts w:ascii="Times New Roman" w:hAnsi="Times New Roman" w:cs="Times New Roman"/>
        </w:rPr>
        <w:t xml:space="preserve"> (16,730–13,174 cal yr BP)</w:t>
      </w:r>
      <w:r w:rsidR="00FB09DF" w:rsidRPr="00A13A6C">
        <w:rPr>
          <w:rFonts w:ascii="Times New Roman" w:hAnsi="Times New Roman" w:cs="Times New Roman"/>
        </w:rPr>
        <w:t xml:space="preserve">, </w:t>
      </w:r>
      <w:r w:rsidRPr="00A13A6C">
        <w:rPr>
          <w:rFonts w:ascii="Times New Roman" w:hAnsi="Times New Roman" w:cs="Times New Roman"/>
        </w:rPr>
        <w:t>the</w:t>
      </w:r>
      <w:r w:rsidR="00FB09DF" w:rsidRPr="00A13A6C">
        <w:rPr>
          <w:rFonts w:ascii="Times New Roman" w:hAnsi="Times New Roman" w:cs="Times New Roman"/>
        </w:rPr>
        <w:t xml:space="preserve"> more negative</w:t>
      </w:r>
      <w:r w:rsidRPr="00A13A6C">
        <w:rPr>
          <w:rFonts w:ascii="Times New Roman" w:hAnsi="Times New Roman" w:cs="Times New Roman"/>
        </w:rPr>
        <w:t xml:space="preserve"> δ¹³C values of long-chain n-alkanes</w:t>
      </w:r>
      <w:r w:rsidR="00FB09DF" w:rsidRPr="00A13A6C">
        <w:rPr>
          <w:rFonts w:ascii="Times New Roman" w:hAnsi="Times New Roman" w:cs="Times New Roman"/>
        </w:rPr>
        <w:t xml:space="preserve"> suggest</w:t>
      </w:r>
      <w:r w:rsidR="007C0819" w:rsidRPr="00A13A6C">
        <w:rPr>
          <w:rFonts w:ascii="Times New Roman" w:hAnsi="Times New Roman" w:cs="Times New Roman"/>
        </w:rPr>
        <w:t xml:space="preserve"> increased carbon isotope discrimination by terrestrial C₃ vegetation</w:t>
      </w:r>
      <w:r w:rsidR="00A7134F" w:rsidRPr="00A13A6C">
        <w:rPr>
          <w:rFonts w:ascii="Times New Roman" w:hAnsi="Times New Roman" w:cs="Times New Roman"/>
        </w:rPr>
        <w:t>. Concurrently, it is observed a pronounced depletion of δD values across all n-alkanes</w:t>
      </w:r>
      <w:r w:rsidR="00B670C4" w:rsidRPr="00A13A6C">
        <w:rPr>
          <w:rFonts w:ascii="Times New Roman" w:hAnsi="Times New Roman" w:cs="Times New Roman"/>
        </w:rPr>
        <w:t>, which indicates a shift towards isotopically lighter source waters</w:t>
      </w:r>
      <w:r w:rsidR="007E2BE5" w:rsidRPr="00A13A6C">
        <w:rPr>
          <w:rFonts w:ascii="Times New Roman" w:hAnsi="Times New Roman" w:cs="Times New Roman"/>
        </w:rPr>
        <w:t xml:space="preserve">. These </w:t>
      </w:r>
      <w:r w:rsidR="00913649" w:rsidRPr="00A13A6C">
        <w:rPr>
          <w:rFonts w:ascii="Times New Roman" w:hAnsi="Times New Roman" w:cs="Times New Roman"/>
        </w:rPr>
        <w:t>transformations</w:t>
      </w:r>
      <w:r w:rsidR="007E2BE5" w:rsidRPr="00A13A6C">
        <w:rPr>
          <w:rFonts w:ascii="Times New Roman" w:hAnsi="Times New Roman" w:cs="Times New Roman"/>
        </w:rPr>
        <w:t xml:space="preserve"> </w:t>
      </w:r>
      <w:r w:rsidR="007D144A" w:rsidRPr="00A13A6C">
        <w:rPr>
          <w:rFonts w:ascii="Times New Roman" w:hAnsi="Times New Roman" w:cs="Times New Roman"/>
        </w:rPr>
        <w:t>are consistent with</w:t>
      </w:r>
      <w:r w:rsidR="007E2BE5" w:rsidRPr="00A13A6C">
        <w:rPr>
          <w:rFonts w:ascii="Times New Roman" w:hAnsi="Times New Roman" w:cs="Times New Roman"/>
        </w:rPr>
        <w:t xml:space="preserve"> a substantial </w:t>
      </w:r>
      <w:r w:rsidR="001F3B28" w:rsidRPr="00A13A6C">
        <w:rPr>
          <w:rFonts w:ascii="Times New Roman" w:hAnsi="Times New Roman" w:cs="Times New Roman"/>
        </w:rPr>
        <w:t>increase</w:t>
      </w:r>
      <w:r w:rsidR="008D2E59" w:rsidRPr="00A13A6C">
        <w:rPr>
          <w:rFonts w:ascii="Times New Roman" w:hAnsi="Times New Roman" w:cs="Times New Roman"/>
        </w:rPr>
        <w:t xml:space="preserve"> in precipitations </w:t>
      </w:r>
      <w:r w:rsidR="00B9012D" w:rsidRPr="00A13A6C">
        <w:rPr>
          <w:rFonts w:ascii="Times New Roman" w:hAnsi="Times New Roman" w:cs="Times New Roman"/>
        </w:rPr>
        <w:t>during the Bølling–Allerød</w:t>
      </w:r>
      <w:r w:rsidR="00E17131" w:rsidRPr="00A13A6C">
        <w:rPr>
          <w:rFonts w:ascii="Times New Roman" w:hAnsi="Times New Roman" w:cs="Times New Roman"/>
        </w:rPr>
        <w:t>.</w:t>
      </w:r>
      <w:r w:rsidR="00010BAB" w:rsidRPr="00A13A6C">
        <w:rPr>
          <w:rFonts w:ascii="Times New Roman" w:hAnsi="Times New Roman" w:cs="Times New Roman"/>
        </w:rPr>
        <w:t xml:space="preserve"> </w:t>
      </w:r>
      <w:r w:rsidR="00BA1800" w:rsidRPr="00A13A6C">
        <w:rPr>
          <w:rFonts w:ascii="Times New Roman" w:hAnsi="Times New Roman" w:cs="Times New Roman"/>
        </w:rPr>
        <w:t>Over this period, the palynological record indicates a marked increase in the proportion of hydro-hygrophytic taxa and ferns in Verdeospesoa</w:t>
      </w:r>
      <w:r w:rsidR="00D812B5" w:rsidRPr="00A13A6C">
        <w:rPr>
          <w:rFonts w:ascii="Times New Roman" w:hAnsi="Times New Roman" w:cs="Times New Roman"/>
        </w:rPr>
        <w:t xml:space="preserve"> </w:t>
      </w:r>
      <w:r w:rsidR="00D812B5" w:rsidRPr="00A13A6C">
        <w:rPr>
          <w:rFonts w:ascii="Times New Roman" w:hAnsi="Times New Roman" w:cs="Times New Roman"/>
        </w:rPr>
        <w:fldChar w:fldCharType="begin"/>
      </w:r>
      <w:r w:rsidR="00BB27C1" w:rsidRPr="00A13A6C">
        <w:rPr>
          <w:rFonts w:ascii="Times New Roman" w:hAnsi="Times New Roman" w:cs="Times New Roman"/>
        </w:rPr>
        <w:instrText xml:space="preserve"> ADDIN ZOTERO_ITEM CSL_CITATION {"citationID":"9LGm42DH","properties":{"unsorted":false,"formattedCitation":"(P\\uc0\\u233{}rez-D\\uc0\\u237{}az &amp; L\\uc0\\u243{}pez-S\\uc0\\u225{}ez, 2021b)","plainCitation":"(Pérez-Díaz &amp; López-Sáez, 2021b)","dontUpdate":true,"noteIndex":0},"citationItems":[{"id":271,"uris":["http://zotero.org/users/local/ejn7Sn3P/items/CCMKAQHK"],"itemData":{"id":271,"type":"article-journal","abstract":"This paper focuses on palaeoenvironmental conditions and climate variability during the Upper Late Pleistocene (c. 28,000–11,700 cal BP) in SW Europe (Iberian Peninsula) and their influence on human settlement patterns. All the palaeoenvironmental and archaeological sequences available for this period are analysed, together with a new palaeoenvironmental study related to a key deposit: Verdeospesoa mire (northern Iberian Peninsula). The multiproxy analysis (pollen, spores, non-pollen palynomorphs, magnetic susceptibility, organic content and macrocharcoal) of this sequence, with the support of six Accelerator Mass Spectrometry (AMS) radiocarbon dates, shows the climatic variability of that period, with some dry/cold and humid/temperate episodes. While in vast regions of central and northern Europe very few archaeological sites of this age are known, in the Iberian Peninsula no occupation gaps have been detected in all this period, supporting the idea of SW Europe as a glacial refugium for human groups during the worst periods of the Upper Late Pleistocene.","container-title":"Quaternary International","DOI":"10.1016/J.QUAINT.2021.05.001","page":"39-53","publisher":"Pergamon","title":"Late Pleistocene environmental dynamics and human occupation in Southwestern Europe","volume":"595","author":[{"family":"Pérez-Díaz","given":"Sebastián"},{"family":"López-Sáez","given":"José Antonio"}],"issued":{"date-parts":[["2021",9]]}}}],"schema":"https://github.com/citation-style-language/schema/raw/master/csl-citation.json"} </w:instrText>
      </w:r>
      <w:r w:rsidR="00D812B5" w:rsidRPr="00A13A6C">
        <w:rPr>
          <w:rFonts w:ascii="Times New Roman" w:hAnsi="Times New Roman" w:cs="Times New Roman"/>
        </w:rPr>
        <w:fldChar w:fldCharType="separate"/>
      </w:r>
      <w:r w:rsidR="00D812B5" w:rsidRPr="00A13A6C">
        <w:rPr>
          <w:rFonts w:ascii="Times New Roman" w:hAnsi="Times New Roman" w:cs="Times New Roman"/>
        </w:rPr>
        <w:t>(Pérez-Díaz &amp; López-Sáez, 2021)</w:t>
      </w:r>
      <w:r w:rsidR="00D812B5" w:rsidRPr="00A13A6C">
        <w:rPr>
          <w:rFonts w:ascii="Times New Roman" w:hAnsi="Times New Roman" w:cs="Times New Roman"/>
        </w:rPr>
        <w:fldChar w:fldCharType="end"/>
      </w:r>
      <w:r w:rsidR="0046480E" w:rsidRPr="00A13A6C">
        <w:rPr>
          <w:rFonts w:ascii="Times New Roman" w:hAnsi="Times New Roman" w:cs="Times New Roman"/>
        </w:rPr>
        <w:t xml:space="preserve"> (Figure 9)</w:t>
      </w:r>
      <w:r w:rsidR="00BA1800" w:rsidRPr="00A13A6C">
        <w:rPr>
          <w:rFonts w:ascii="Times New Roman" w:hAnsi="Times New Roman" w:cs="Times New Roman"/>
        </w:rPr>
        <w:t>.</w:t>
      </w:r>
      <w:r w:rsidR="00C8013D" w:rsidRPr="00A13A6C">
        <w:rPr>
          <w:rFonts w:ascii="Times New Roman" w:hAnsi="Times New Roman" w:cs="Times New Roman"/>
        </w:rPr>
        <w:t xml:space="preserve"> In addition</w:t>
      </w:r>
      <w:r w:rsidR="00E37861" w:rsidRPr="00A13A6C">
        <w:rPr>
          <w:rFonts w:ascii="Times New Roman" w:hAnsi="Times New Roman" w:cs="Times New Roman"/>
        </w:rPr>
        <w:t xml:space="preserve">, mid-chain n-alkane producers maintained relatively stable δ¹³C values despite the marked changes </w:t>
      </w:r>
      <w:r w:rsidR="007C7975" w:rsidRPr="00A13A6C">
        <w:rPr>
          <w:rFonts w:ascii="Times New Roman" w:hAnsi="Times New Roman" w:cs="Times New Roman"/>
        </w:rPr>
        <w:t>in</w:t>
      </w:r>
      <w:r w:rsidR="00E37861" w:rsidRPr="00A13A6C">
        <w:rPr>
          <w:rFonts w:ascii="Times New Roman" w:hAnsi="Times New Roman" w:cs="Times New Roman"/>
        </w:rPr>
        <w:t xml:space="preserve"> δD and the δ¹³C depletion </w:t>
      </w:r>
      <w:r w:rsidR="00415BAE" w:rsidRPr="00A13A6C">
        <w:rPr>
          <w:rFonts w:ascii="Times New Roman" w:hAnsi="Times New Roman" w:cs="Times New Roman"/>
        </w:rPr>
        <w:t>in</w:t>
      </w:r>
      <w:r w:rsidR="00E37861" w:rsidRPr="00A13A6C">
        <w:rPr>
          <w:rFonts w:ascii="Times New Roman" w:hAnsi="Times New Roman" w:cs="Times New Roman"/>
        </w:rPr>
        <w:t xml:space="preserve"> long-chain n-alkanes</w:t>
      </w:r>
      <w:r w:rsidR="00415BAE" w:rsidRPr="00A13A6C">
        <w:rPr>
          <w:rFonts w:ascii="Times New Roman" w:hAnsi="Times New Roman" w:cs="Times New Roman"/>
        </w:rPr>
        <w:t>. This pattern implies</w:t>
      </w:r>
      <w:r w:rsidR="00AF5C0D" w:rsidRPr="00A13A6C">
        <w:rPr>
          <w:rFonts w:ascii="Times New Roman" w:hAnsi="Times New Roman" w:cs="Times New Roman"/>
        </w:rPr>
        <w:t xml:space="preserve"> a</w:t>
      </w:r>
      <w:r w:rsidR="00102DC2" w:rsidRPr="00A13A6C">
        <w:rPr>
          <w:rFonts w:ascii="Times New Roman" w:hAnsi="Times New Roman" w:cs="Times New Roman"/>
        </w:rPr>
        <w:t xml:space="preserve"> persistent contribution to the mid-chain fraction from a stable assemblage of source organisms</w:t>
      </w:r>
      <w:r w:rsidR="00AF5C0D" w:rsidRPr="00A13A6C">
        <w:rPr>
          <w:rFonts w:ascii="Times New Roman" w:hAnsi="Times New Roman" w:cs="Times New Roman"/>
        </w:rPr>
        <w:t xml:space="preserve"> with stable biosynthetic fractionation factor</w:t>
      </w:r>
      <w:r w:rsidR="00260DDC" w:rsidRPr="00A13A6C">
        <w:rPr>
          <w:rFonts w:ascii="Times New Roman" w:hAnsi="Times New Roman" w:cs="Times New Roman"/>
        </w:rPr>
        <w:t>s</w:t>
      </w:r>
      <w:r w:rsidR="0042761F" w:rsidRPr="00A13A6C">
        <w:rPr>
          <w:rFonts w:ascii="Times New Roman" w:hAnsi="Times New Roman" w:cs="Times New Roman"/>
        </w:rPr>
        <w:t xml:space="preserve"> </w:t>
      </w:r>
      <w:r w:rsidR="0042761F"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{"citationID":"3lOBixqT","properties":{"unsorted":false,"formattedCitation":"(Katrantsiotis {\\i{}et al.} 2018)","plainCitation":"(Katrantsiotis et al. 2018)","noteIndex":0},"citationItems":[{"id":738,"uris":["http://zotero.org/users/local/ejn7Sn3P/items/HQ2ABPSL"],"itemData":{"id":738,"type":"article-journal","abstract":"Understanding past hydroclimate variability and related drivers is essential to improve climate forecasting capabilities especially in areas with high climatic sensitivity, such as the Mediterranean. This can be achieved by using a broad spectrum of high resolution, multiple proxy records which can also allow us to assess linkages between regional hydroclimate variability and shifts in the large-scale atmospheric patterns. Here, we present a multiproxy reconstruction of the central-eastern Mediterranean hydroclimate changes over the last 3600 years based on a sediment core from the Gialova Lagoon, a shallow coastal ecosystem in SW Peloponnese, Greece. Our combined dataset consists of the distribution and compound-specific carbon and hydrogen isotope (δ13C and δD) composition of n-alkanes, bulk organic matter properties and X-ray fluorescence (XRF) core scanning data. This approach was complemented with a semi-quantitative analysis of plant remains in the core. The results indicate a high contribution of local aquatic vegetation to organic matter. Large δ13C variations in predominantly aquatic plant-derived mid-chain alkanes (C23-25) mainly reflect changes in the aquatic plant abundance and their carbon source. Our data suggest that higher δ13C23-25 values (up to −19‰) largely correspond to expansion of aquatic vegetation during wet and/or cold periods causing carbon-limiting conditions in the water and assimilation of isotopically-enriched bicarbonate by the plants. The δD records of the individual n-alkanes (C17 to C31) exhibit a nearly identical pattern to each other, which implies that they all reflect changes in the source water isotope composition, driven by hydroclimate variability. In addition, the δD profiles are consistent with the XRF data with both proxies being driven by a common hydroclimate signal. We observe two major shifts from dry and/or warm periods at ca 3600-3000 cal BP and ca 1700-1300 cal BP to wet and/or cold episodes at ca 3000-2700 cal BP and ca 1300-900 cal BP. The period ca 700-200 cal BP is the wettest and/or coldest in our record and coeval with the Little Ice Age. The climatic fluctuation reported in this study can be explained by the relative dominance of high-latitude (e.g. North Atlantic Oscillation during winters) and the low-latitude atmospheric patterns (Intertropical convergence zone, Subtropical High and the effects of Asian monsoons during summers) which suggests an Atlantic-Mediterranean-Monsoon climate link in this area for the late Holocene.","container-title":"Quaternary Science Reviews","DOI":"10.1016/j.quascirev.2018.07.008","ISSN":"0277-3791","journalAbbreviation":"Quaternary Science Reviews","page":"77-93","source":"ScienceDirect","title":"Eastern Mediterranean hydroclimate reconstruction over the last 3600 years based on sedimentary &lt;i&gt;n&lt;/i&gt;-alkanes, their carbon and hydrogen isotope composition and XRF data from the Gialova Lagoon, SW Greece","volume":"194","author":[{"family":"Katrantsiotis","given":"Christos"},{"family":"Kylander","given":"Malin E."},{"family":"Smittenberg","given":"Rienk"},{"family":"Yamoah","given":"Kweku K. A."},{"family":"Hättestrand","given":"Martina"},{"family":"Avramidis","given":"Pavlos"},{"family":"Strandberg","given":"Nichola A."},{"family":"Norström","given":"Elin"}],"issued":{"date-parts":[["2018",8,15]]}}}],"schema":"https://github.com/citation-style-language/schema/raw/master/csl-citation.json"} </w:instrText>
      </w:r>
      <w:r w:rsidR="0042761F" w:rsidRPr="00A13A6C">
        <w:rPr>
          <w:rFonts w:ascii="Times New Roman" w:hAnsi="Times New Roman" w:cs="Times New Roman"/>
        </w:rPr>
        <w:fldChar w:fldCharType="separate"/>
      </w:r>
      <w:r w:rsidR="00AE76CC" w:rsidRPr="00A13A6C">
        <w:rPr>
          <w:rFonts w:ascii="Times New Roman" w:hAnsi="Times New Roman" w:cs="Times New Roman"/>
        </w:rPr>
        <w:t xml:space="preserve">(Katrantsiotis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2018)</w:t>
      </w:r>
      <w:r w:rsidR="0042761F" w:rsidRPr="00A13A6C">
        <w:rPr>
          <w:rFonts w:ascii="Times New Roman" w:hAnsi="Times New Roman" w:cs="Times New Roman"/>
        </w:rPr>
        <w:fldChar w:fldCharType="end"/>
      </w:r>
      <w:r w:rsidR="00E37861" w:rsidRPr="00A13A6C">
        <w:rPr>
          <w:rFonts w:ascii="Times New Roman" w:hAnsi="Times New Roman" w:cs="Times New Roman"/>
        </w:rPr>
        <w:t xml:space="preserve">. </w:t>
      </w:r>
      <w:r w:rsidR="008D2E59" w:rsidRPr="00A13A6C">
        <w:rPr>
          <w:rFonts w:ascii="Times New Roman" w:hAnsi="Times New Roman" w:cs="Times New Roman"/>
        </w:rPr>
        <w:t xml:space="preserve">This </w:t>
      </w:r>
      <w:r w:rsidR="001A4A72" w:rsidRPr="00A13A6C">
        <w:rPr>
          <w:rFonts w:ascii="Times New Roman" w:hAnsi="Times New Roman" w:cs="Times New Roman"/>
        </w:rPr>
        <w:t xml:space="preserve">further </w:t>
      </w:r>
      <w:r w:rsidR="003D3C65" w:rsidRPr="00A13A6C">
        <w:rPr>
          <w:rFonts w:ascii="Times New Roman" w:hAnsi="Times New Roman" w:cs="Times New Roman"/>
        </w:rPr>
        <w:t>suggests</w:t>
      </w:r>
      <w:r w:rsidR="008D2E59" w:rsidRPr="00A13A6C">
        <w:rPr>
          <w:rFonts w:ascii="Times New Roman" w:hAnsi="Times New Roman" w:cs="Times New Roman"/>
        </w:rPr>
        <w:t xml:space="preserve"> that </w:t>
      </w:r>
      <w:r w:rsidR="009C3EAF" w:rsidRPr="00A13A6C">
        <w:rPr>
          <w:rFonts w:ascii="Times New Roman" w:hAnsi="Times New Roman" w:cs="Times New Roman"/>
        </w:rPr>
        <w:t>short- and mid-chain n-alkane producers</w:t>
      </w:r>
      <w:r w:rsidR="008D2E59" w:rsidRPr="00A13A6C">
        <w:rPr>
          <w:rFonts w:ascii="Times New Roman" w:hAnsi="Times New Roman" w:cs="Times New Roman"/>
        </w:rPr>
        <w:t xml:space="preserve"> w</w:t>
      </w:r>
      <w:r w:rsidR="009C3EAF" w:rsidRPr="00A13A6C">
        <w:rPr>
          <w:rFonts w:ascii="Times New Roman" w:hAnsi="Times New Roman" w:cs="Times New Roman"/>
        </w:rPr>
        <w:t>ere</w:t>
      </w:r>
      <w:r w:rsidR="008D2E59" w:rsidRPr="00A13A6C">
        <w:rPr>
          <w:rFonts w:ascii="Times New Roman" w:hAnsi="Times New Roman" w:cs="Times New Roman"/>
        </w:rPr>
        <w:t xml:space="preserve"> less sensitive to environmental changes</w:t>
      </w:r>
      <w:r w:rsidR="00001B00" w:rsidRPr="00A13A6C">
        <w:rPr>
          <w:rFonts w:ascii="Times New Roman" w:hAnsi="Times New Roman" w:cs="Times New Roman"/>
        </w:rPr>
        <w:t>,</w:t>
      </w:r>
      <w:r w:rsidR="00AC0E93" w:rsidRPr="00A13A6C">
        <w:rPr>
          <w:rFonts w:ascii="Times New Roman" w:hAnsi="Times New Roman" w:cs="Times New Roman"/>
        </w:rPr>
        <w:t xml:space="preserve"> </w:t>
      </w:r>
      <w:r w:rsidR="00001B00" w:rsidRPr="00A13A6C">
        <w:rPr>
          <w:rFonts w:ascii="Times New Roman" w:hAnsi="Times New Roman" w:cs="Times New Roman"/>
        </w:rPr>
        <w:t>with</w:t>
      </w:r>
      <w:r w:rsidR="00AC0E93" w:rsidRPr="00A13A6C">
        <w:rPr>
          <w:rFonts w:ascii="Times New Roman" w:hAnsi="Times New Roman" w:cs="Times New Roman"/>
        </w:rPr>
        <w:t xml:space="preserve"> </w:t>
      </w:r>
      <w:r w:rsidR="0023779B" w:rsidRPr="00A13A6C">
        <w:rPr>
          <w:rFonts w:ascii="Times New Roman" w:hAnsi="Times New Roman" w:cs="Times New Roman"/>
        </w:rPr>
        <w:t>soil moisture</w:t>
      </w:r>
      <w:r w:rsidR="008D2E59" w:rsidRPr="00A13A6C">
        <w:rPr>
          <w:rFonts w:ascii="Times New Roman" w:hAnsi="Times New Roman" w:cs="Times New Roman"/>
        </w:rPr>
        <w:t xml:space="preserve"> availability</w:t>
      </w:r>
      <w:r w:rsidR="00CE1832" w:rsidRPr="00A13A6C">
        <w:rPr>
          <w:rFonts w:ascii="Times New Roman" w:hAnsi="Times New Roman" w:cs="Times New Roman"/>
        </w:rPr>
        <w:t xml:space="preserve"> </w:t>
      </w:r>
      <w:r w:rsidR="00001B00" w:rsidRPr="00A13A6C">
        <w:rPr>
          <w:rFonts w:ascii="Times New Roman" w:hAnsi="Times New Roman" w:cs="Times New Roman"/>
        </w:rPr>
        <w:t>potentially</w:t>
      </w:r>
      <w:r w:rsidR="008D2E59" w:rsidRPr="00A13A6C">
        <w:rPr>
          <w:rFonts w:ascii="Times New Roman" w:hAnsi="Times New Roman" w:cs="Times New Roman"/>
        </w:rPr>
        <w:t xml:space="preserve"> </w:t>
      </w:r>
      <w:r w:rsidR="0099724C" w:rsidRPr="00A13A6C">
        <w:rPr>
          <w:rFonts w:ascii="Times New Roman" w:hAnsi="Times New Roman" w:cs="Times New Roman"/>
        </w:rPr>
        <w:t>buffer</w:t>
      </w:r>
      <w:r w:rsidR="00001B00" w:rsidRPr="00A13A6C">
        <w:rPr>
          <w:rFonts w:ascii="Times New Roman" w:hAnsi="Times New Roman" w:cs="Times New Roman"/>
        </w:rPr>
        <w:t>ing</w:t>
      </w:r>
      <w:r w:rsidR="0099724C" w:rsidRPr="00A13A6C">
        <w:rPr>
          <w:rFonts w:ascii="Times New Roman" w:hAnsi="Times New Roman" w:cs="Times New Roman"/>
        </w:rPr>
        <w:t xml:space="preserve"> these communities from</w:t>
      </w:r>
      <w:r w:rsidR="001A4A72" w:rsidRPr="00A13A6C">
        <w:rPr>
          <w:rFonts w:ascii="Times New Roman" w:hAnsi="Times New Roman" w:cs="Times New Roman"/>
        </w:rPr>
        <w:t xml:space="preserve"> </w:t>
      </w:r>
      <w:r w:rsidR="00F52B69" w:rsidRPr="00A13A6C">
        <w:rPr>
          <w:rFonts w:ascii="Times New Roman" w:hAnsi="Times New Roman" w:cs="Times New Roman"/>
        </w:rPr>
        <w:t xml:space="preserve">precipitation </w:t>
      </w:r>
      <w:r w:rsidR="006B20B9" w:rsidRPr="00A13A6C">
        <w:rPr>
          <w:rFonts w:ascii="Times New Roman" w:hAnsi="Times New Roman" w:cs="Times New Roman"/>
        </w:rPr>
        <w:t>fluctuations</w:t>
      </w:r>
      <w:r w:rsidR="00CE1832" w:rsidRPr="00A13A6C">
        <w:rPr>
          <w:rFonts w:ascii="Times New Roman" w:hAnsi="Times New Roman" w:cs="Times New Roman"/>
        </w:rPr>
        <w:t xml:space="preserve"> during the Late Pleistocene</w:t>
      </w:r>
      <w:r w:rsidR="00F52B69" w:rsidRPr="00A13A6C">
        <w:rPr>
          <w:rFonts w:ascii="Times New Roman" w:hAnsi="Times New Roman" w:cs="Times New Roman"/>
        </w:rPr>
        <w:t>.</w:t>
      </w:r>
    </w:p>
    <w:p w14:paraId="184E0FA2" w14:textId="60D9E534" w:rsidR="00753183" w:rsidRPr="00A13A6C" w:rsidRDefault="00D769A6" w:rsidP="00C2465E">
      <w:pPr>
        <w:spacing w:before="120" w:after="120" w:line="480" w:lineRule="auto"/>
        <w:jc w:val="both"/>
        <w:rPr>
          <w:rFonts w:ascii="Times New Roman" w:hAnsi="Times New Roman" w:cs="Times New Roman"/>
        </w:rPr>
      </w:pPr>
      <w:r w:rsidRPr="00A13A6C">
        <w:rPr>
          <w:rFonts w:ascii="Times New Roman" w:hAnsi="Times New Roman" w:cs="Times New Roman"/>
        </w:rPr>
        <w:t xml:space="preserve">Between the Bølling–Allerød and the </w:t>
      </w:r>
      <w:r w:rsidR="00345A89" w:rsidRPr="00A13A6C">
        <w:rPr>
          <w:rFonts w:ascii="Times New Roman" w:hAnsi="Times New Roman" w:cs="Times New Roman"/>
        </w:rPr>
        <w:t>onset of the Holocene</w:t>
      </w:r>
      <w:r w:rsidRPr="00A13A6C">
        <w:rPr>
          <w:rFonts w:ascii="Times New Roman" w:hAnsi="Times New Roman" w:cs="Times New Roman"/>
        </w:rPr>
        <w:t xml:space="preserve">, a marked transformation in land cover is observed, characterised by decreases in ACL, PAQ, C₃₁/C₂₉, and C₂₁/C₂₇ ratios and a concomitant increase in TAR. These changes </w:t>
      </w:r>
      <w:r w:rsidR="00DB5D8B" w:rsidRPr="00A13A6C">
        <w:rPr>
          <w:rFonts w:ascii="Times New Roman" w:hAnsi="Times New Roman" w:cs="Times New Roman"/>
        </w:rPr>
        <w:t>suggest</w:t>
      </w:r>
      <w:r w:rsidRPr="00A13A6C">
        <w:rPr>
          <w:rFonts w:ascii="Times New Roman" w:hAnsi="Times New Roman" w:cs="Times New Roman"/>
        </w:rPr>
        <w:t xml:space="preserve"> an increased contribution of terrestrial vascular plants relative to aquatic macrophytes</w:t>
      </w:r>
      <w:r w:rsidR="00A26EC8" w:rsidRPr="00A13A6C">
        <w:rPr>
          <w:rFonts w:ascii="Times New Roman" w:hAnsi="Times New Roman" w:cs="Times New Roman"/>
        </w:rPr>
        <w:t>.</w:t>
      </w:r>
      <w:r w:rsidR="00466043" w:rsidRPr="00A13A6C">
        <w:rPr>
          <w:rFonts w:ascii="Times New Roman" w:hAnsi="Times New Roman" w:cs="Times New Roman"/>
        </w:rPr>
        <w:t xml:space="preserve"> </w:t>
      </w:r>
      <w:r w:rsidR="00692F7D" w:rsidRPr="00A13A6C">
        <w:rPr>
          <w:rFonts w:ascii="Times New Roman" w:hAnsi="Times New Roman" w:cs="Times New Roman"/>
        </w:rPr>
        <w:t xml:space="preserve">In addition, the </w:t>
      </w:r>
      <w:r w:rsidR="00020F67" w:rsidRPr="00A13A6C">
        <w:rPr>
          <w:rFonts w:ascii="Times New Roman" w:hAnsi="Times New Roman" w:cs="Times New Roman"/>
        </w:rPr>
        <w:t xml:space="preserve">staggered enrichment </w:t>
      </w:r>
      <w:r w:rsidR="00115156" w:rsidRPr="00A13A6C">
        <w:rPr>
          <w:rFonts w:ascii="Times New Roman" w:hAnsi="Times New Roman" w:cs="Times New Roman"/>
        </w:rPr>
        <w:t>of</w:t>
      </w:r>
      <w:r w:rsidR="00020F67" w:rsidRPr="00A13A6C">
        <w:rPr>
          <w:rFonts w:ascii="Times New Roman" w:hAnsi="Times New Roman" w:cs="Times New Roman"/>
        </w:rPr>
        <w:t xml:space="preserve"> </w:t>
      </w:r>
      <w:r w:rsidR="009B4392" w:rsidRPr="00A13A6C">
        <w:rPr>
          <w:rFonts w:ascii="Times New Roman" w:hAnsi="Times New Roman" w:cs="Times New Roman"/>
        </w:rPr>
        <w:t xml:space="preserve">δ¹³C </w:t>
      </w:r>
      <w:r w:rsidR="00115156" w:rsidRPr="00A13A6C">
        <w:rPr>
          <w:rFonts w:ascii="Times New Roman" w:hAnsi="Times New Roman" w:cs="Times New Roman"/>
        </w:rPr>
        <w:t xml:space="preserve">and δD of all n-alkanes since 11,050 cal yr BP </w:t>
      </w:r>
      <w:r w:rsidR="004449E4" w:rsidRPr="00A13A6C">
        <w:rPr>
          <w:rFonts w:ascii="Times New Roman" w:hAnsi="Times New Roman" w:cs="Times New Roman"/>
        </w:rPr>
        <w:t xml:space="preserve">further </w:t>
      </w:r>
      <w:r w:rsidR="00BD1A64" w:rsidRPr="00A13A6C">
        <w:rPr>
          <w:rFonts w:ascii="Times New Roman" w:hAnsi="Times New Roman" w:cs="Times New Roman"/>
        </w:rPr>
        <w:t>supports</w:t>
      </w:r>
      <w:r w:rsidR="00115156" w:rsidRPr="00A13A6C">
        <w:rPr>
          <w:rFonts w:ascii="Times New Roman" w:hAnsi="Times New Roman" w:cs="Times New Roman"/>
        </w:rPr>
        <w:t xml:space="preserve"> </w:t>
      </w:r>
      <w:r w:rsidR="009B4392" w:rsidRPr="00A13A6C">
        <w:rPr>
          <w:rFonts w:ascii="Times New Roman" w:hAnsi="Times New Roman" w:cs="Times New Roman"/>
        </w:rPr>
        <w:t>reduced effective soil moisture conditions during the Early Holocene</w:t>
      </w:r>
      <w:r w:rsidR="006C7AF0" w:rsidRPr="00A13A6C">
        <w:rPr>
          <w:rFonts w:ascii="Times New Roman" w:hAnsi="Times New Roman" w:cs="Times New Roman"/>
        </w:rPr>
        <w:t xml:space="preserve">, which is also supported by a reduction in the proportion of </w:t>
      </w:r>
      <w:r w:rsidR="00046A3A" w:rsidRPr="00A13A6C">
        <w:rPr>
          <w:rFonts w:ascii="Times New Roman" w:hAnsi="Times New Roman" w:cs="Times New Roman"/>
        </w:rPr>
        <w:t>hydro-hygrophytic taxa</w:t>
      </w:r>
      <w:r w:rsidR="00216F19" w:rsidRPr="00A13A6C">
        <w:rPr>
          <w:rFonts w:ascii="Times New Roman" w:hAnsi="Times New Roman" w:cs="Times New Roman"/>
        </w:rPr>
        <w:t xml:space="preserve"> and ferns</w:t>
      </w:r>
      <w:r w:rsidR="00046A3A" w:rsidRPr="00A13A6C">
        <w:rPr>
          <w:rFonts w:ascii="Times New Roman" w:hAnsi="Times New Roman" w:cs="Times New Roman"/>
        </w:rPr>
        <w:t xml:space="preserve"> in Verdeospesoa between 11,000 and 9,000 cal yrs BP</w:t>
      </w:r>
      <w:r w:rsidR="0073731A" w:rsidRPr="00A13A6C">
        <w:rPr>
          <w:rFonts w:ascii="Times New Roman" w:hAnsi="Times New Roman" w:cs="Times New Roman"/>
        </w:rPr>
        <w:t xml:space="preserve"> (Figure 9)</w:t>
      </w:r>
      <w:ins w:id="139" w:author="Marco Adolfo Vidal Cordasco" w:date="2026-06-27T15:30:00Z" w16du:dateUtc="2026-06-27T14:30:00Z">
        <w:r w:rsidR="007B29AF">
          <w:rPr>
            <w:rFonts w:ascii="Times New Roman" w:hAnsi="Times New Roman" w:cs="Times New Roman"/>
          </w:rPr>
          <w:t xml:space="preserve"> and an increment in the of </w:t>
        </w:r>
      </w:ins>
      <w:ins w:id="140" w:author="Marco Adolfo Vidal Cordasco" w:date="2026-06-27T15:31:00Z" w16du:dateUtc="2026-06-27T14:31:00Z">
        <w:r w:rsidR="007B29AF">
          <w:rPr>
            <w:rFonts w:ascii="Times New Roman" w:hAnsi="Times New Roman" w:cs="Times New Roman"/>
          </w:rPr>
          <w:t>ca.</w:t>
        </w:r>
      </w:ins>
      <w:ins w:id="141" w:author="Marco Adolfo Vidal Cordasco" w:date="2026-06-27T15:30:00Z" w16du:dateUtc="2026-06-27T14:30:00Z">
        <w:r w:rsidR="007B29AF">
          <w:rPr>
            <w:rFonts w:ascii="Times New Roman" w:hAnsi="Times New Roman" w:cs="Times New Roman"/>
          </w:rPr>
          <w:t xml:space="preserve"> 50% </w:t>
        </w:r>
      </w:ins>
      <w:ins w:id="142" w:author="Marco Adolfo Vidal Cordasco" w:date="2026-06-27T15:31:00Z" w16du:dateUtc="2026-06-27T14:31:00Z">
        <w:r w:rsidR="007B29AF">
          <w:rPr>
            <w:rFonts w:ascii="Times New Roman" w:hAnsi="Times New Roman" w:cs="Times New Roman"/>
          </w:rPr>
          <w:t>in the</w:t>
        </w:r>
        <w:r w:rsidR="007B29AF" w:rsidRPr="007B29AF">
          <w:rPr>
            <w:rFonts w:ascii="Times New Roman" w:hAnsi="Times New Roman" w:cs="Times New Roman"/>
          </w:rPr>
          <w:t xml:space="preserve"> </w:t>
        </w:r>
        <w:r w:rsidR="007B29AF" w:rsidRPr="007B29AF">
          <w:rPr>
            <w:rFonts w:ascii="Times New Roman" w:hAnsi="Times New Roman" w:cs="Times New Roman"/>
          </w:rPr>
          <w:t>Δ</w:t>
        </w:r>
        <w:r w:rsidR="007B29AF" w:rsidRPr="007B29AF">
          <w:rPr>
            <w:rFonts w:ascii="Times New Roman" w:hAnsi="Times New Roman" w:cs="Times New Roman"/>
            <w:vertAlign w:val="subscript"/>
            <w:rPrChange w:id="143" w:author="Marco Adolfo Vidal Cordasco" w:date="2026-06-27T15:31:00Z" w16du:dateUtc="2026-06-27T14:31:00Z">
              <w:rPr>
                <w:rFonts w:ascii="Times New Roman" w:hAnsi="Times New Roman" w:cs="Times New Roman"/>
              </w:rPr>
            </w:rPrChange>
          </w:rPr>
          <w:t>aq–terr</w:t>
        </w:r>
      </w:ins>
      <w:r w:rsidR="009B4392" w:rsidRPr="00A13A6C">
        <w:rPr>
          <w:rFonts w:ascii="Times New Roman" w:hAnsi="Times New Roman" w:cs="Times New Roman"/>
        </w:rPr>
        <w:t>.</w:t>
      </w:r>
      <w:r w:rsidR="00753183" w:rsidRPr="00A13A6C">
        <w:rPr>
          <w:rFonts w:ascii="Times New Roman" w:hAnsi="Times New Roman" w:cs="Times New Roman"/>
        </w:rPr>
        <w:t xml:space="preserve"> </w:t>
      </w:r>
      <w:r w:rsidR="00114F5B" w:rsidRPr="00A13A6C">
        <w:rPr>
          <w:rFonts w:ascii="Times New Roman" w:hAnsi="Times New Roman" w:cs="Times New Roman"/>
        </w:rPr>
        <w:t xml:space="preserve">These results indicate that, despite an increase in mean annual precipitation during the </w:t>
      </w:r>
      <w:r w:rsidR="00DE721A" w:rsidRPr="00A13A6C">
        <w:rPr>
          <w:rFonts w:ascii="Times New Roman" w:hAnsi="Times New Roman" w:cs="Times New Roman"/>
        </w:rPr>
        <w:t>Pleistocene-</w:t>
      </w:r>
      <w:r w:rsidR="00114F5B" w:rsidRPr="00A13A6C">
        <w:rPr>
          <w:rFonts w:ascii="Times New Roman" w:hAnsi="Times New Roman" w:cs="Times New Roman"/>
        </w:rPr>
        <w:t>Holocene, soils retained lower moisture levels. This pattern may be explained by the combined effects of</w:t>
      </w:r>
      <w:r w:rsidR="001332B3" w:rsidRPr="00A13A6C">
        <w:rPr>
          <w:rFonts w:ascii="Times New Roman" w:hAnsi="Times New Roman" w:cs="Times New Roman"/>
        </w:rPr>
        <w:t>:</w:t>
      </w:r>
      <w:r w:rsidR="00114F5B" w:rsidRPr="00A13A6C">
        <w:rPr>
          <w:rFonts w:ascii="Times New Roman" w:hAnsi="Times New Roman" w:cs="Times New Roman"/>
        </w:rPr>
        <w:t xml:space="preserve"> </w:t>
      </w:r>
      <w:r w:rsidR="001332B3" w:rsidRPr="00A13A6C">
        <w:rPr>
          <w:rFonts w:ascii="Times New Roman" w:hAnsi="Times New Roman" w:cs="Times New Roman"/>
        </w:rPr>
        <w:t xml:space="preserve">(i) </w:t>
      </w:r>
      <w:r w:rsidR="00114F5B" w:rsidRPr="00A13A6C">
        <w:rPr>
          <w:rFonts w:ascii="Times New Roman" w:hAnsi="Times New Roman" w:cs="Times New Roman"/>
        </w:rPr>
        <w:t xml:space="preserve">higher potential evapotranspiration driven by increased solar insolation following the end of the Last Glacial </w:t>
      </w:r>
      <w:r w:rsidR="00114F5B" w:rsidRPr="00A13A6C">
        <w:rPr>
          <w:rFonts w:ascii="Times New Roman" w:hAnsi="Times New Roman" w:cs="Times New Roman"/>
        </w:rPr>
        <w:lastRenderedPageBreak/>
        <w:t>period</w:t>
      </w:r>
      <w:r w:rsidR="001332B3" w:rsidRPr="00A13A6C">
        <w:rPr>
          <w:rFonts w:ascii="Times New Roman" w:hAnsi="Times New Roman" w:cs="Times New Roman"/>
        </w:rPr>
        <w:t xml:space="preserve"> (Figure 9), and (ii) a </w:t>
      </w:r>
      <w:r w:rsidR="00114F5B" w:rsidRPr="00A13A6C">
        <w:rPr>
          <w:rFonts w:ascii="Times New Roman" w:hAnsi="Times New Roman" w:cs="Times New Roman"/>
        </w:rPr>
        <w:t>greater water demand associated with a progressively more forested ecosystem</w:t>
      </w:r>
      <w:r w:rsidR="008269F7" w:rsidRPr="00A13A6C">
        <w:rPr>
          <w:rFonts w:ascii="Times New Roman" w:hAnsi="Times New Roman" w:cs="Times New Roman"/>
        </w:rPr>
        <w:t xml:space="preserve"> </w:t>
      </w:r>
      <w:r w:rsidR="000B038F" w:rsidRPr="00A13A6C">
        <w:rPr>
          <w:rFonts w:ascii="Times New Roman" w:hAnsi="Times New Roman" w:cs="Times New Roman"/>
        </w:rPr>
        <w:t>dominated by vascular plants in the surrounding area</w:t>
      </w:r>
      <w:r w:rsidR="00114F5B" w:rsidRPr="00A13A6C">
        <w:rPr>
          <w:rFonts w:ascii="Times New Roman" w:hAnsi="Times New Roman" w:cs="Times New Roman"/>
        </w:rPr>
        <w:t>.</w:t>
      </w:r>
    </w:p>
    <w:p w14:paraId="5E4A96F5" w14:textId="13AC37ED" w:rsidR="005C1C40" w:rsidRPr="00A13A6C" w:rsidRDefault="00337A41" w:rsidP="00661000">
      <w:pPr>
        <w:spacing w:before="120" w:after="120" w:line="480" w:lineRule="auto"/>
        <w:jc w:val="both"/>
        <w:rPr>
          <w:rFonts w:ascii="Times New Roman" w:hAnsi="Times New Roman" w:cs="Times New Roman"/>
        </w:rPr>
      </w:pPr>
      <w:r w:rsidRPr="00A13A6C">
        <w:rPr>
          <w:rFonts w:ascii="Times New Roman" w:hAnsi="Times New Roman" w:cs="Times New Roman"/>
        </w:rPr>
        <w:t>During th</w:t>
      </w:r>
      <w:r w:rsidR="00ED549F" w:rsidRPr="00A13A6C">
        <w:rPr>
          <w:rFonts w:ascii="Times New Roman" w:hAnsi="Times New Roman" w:cs="Times New Roman"/>
        </w:rPr>
        <w:t>e Pleistocene-Holocene</w:t>
      </w:r>
      <w:r w:rsidRPr="00A13A6C">
        <w:rPr>
          <w:rFonts w:ascii="Times New Roman" w:hAnsi="Times New Roman" w:cs="Times New Roman"/>
        </w:rPr>
        <w:t xml:space="preserve"> </w:t>
      </w:r>
      <w:r w:rsidR="00ED549F" w:rsidRPr="00A13A6C">
        <w:rPr>
          <w:rFonts w:ascii="Times New Roman" w:hAnsi="Times New Roman" w:cs="Times New Roman"/>
        </w:rPr>
        <w:t>transition</w:t>
      </w:r>
      <w:r w:rsidRPr="00A13A6C">
        <w:rPr>
          <w:rFonts w:ascii="Times New Roman" w:hAnsi="Times New Roman" w:cs="Times New Roman"/>
        </w:rPr>
        <w:t xml:space="preserve">, steppe landscapes in the Eurosiberian region of Iberia were progressively replaced by denser Atlantic forests </w:t>
      </w:r>
      <w:r w:rsidR="00B21D58"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{"citationID":"Zri4shDh","properties":{"unsorted":false,"formattedCitation":"(Iriarte-Chiapusso {\\i{}et al.} 2016; Morell\\uc0\\u243{}n {\\i{}et al.} 2018)","plainCitation":"(Iriarte-Chiapusso et al. 2016; Morellón et al. 2018)","noteIndex":0},"citationItems":[{"id":705,"uris":["http://zotero.org/users/local/ejn7Sn3P/items/BQGDUUFU"],"itemData":{"id":705,"type":"article-journal","abstract":"Isotopic records from Greenland ice cores have revealed a number of centennial to millennial-scale climatic fluctuations affecting the eastern North Atlantic during the Lateglacial/Holocene transition. Most of them appear directly correlated with quantitative temperature changes reconstructed for a very climate-sensitive locality in NW Iberia, Laguna de La Roya (LR). The chironomid-inferred LR temperature record was used as a reference to update the chronologies and improve the interpretations of 16 different key pollen sites from NW Iberia. Botanical and zoological macroremains from archaeological sites and natural deposits were also reviewed in order to check if they support the changing environments predicted by pollen data. Pollen evidence corresponding to the less intense Lateglacial and Early Holocene cold phases identified in LR was found at all sites. Nevertheless, only minor vegetation changes occurred during the Older Dryas, La Roya-I (13,600–13,350 cal BP), La Roya-II (13,300–12,900 cal BP), the 11.4 ka and the 9.3 ka event at very sensitive sites located close to ecotonal situations. We conclude that the LR chironomid inferred-temperature curve is able to explain the main tree-line oscillations and also the major local/regional vegetation changes that occurred over the whole of NW Iberia during the Lateglacial and Early Holocene. During this period, the most relevant landscape modifications occurred at the onset of the Lateglacial, at the transition to the YD, and at the onset of the Holocene. However, noticeable changes also occurred during the 8.2 ka event, which mostly affected the hyperoceanic coastal mountain ranges and some continental depressions inland. The rapid succession of changes registered during the Early Holocene affected the different co-existing biocoenoses in an unequal way and resulted in a diversity of plant and animal resources available for human populations. This may explain that the hunter–gatherer groups even persisted in some areas of NW Iberia until the Mid Holocene.","container-title":"Quaternary International","DOI":"10.1016/j.quaint.2015.09.029","ISSN":"1040-6182","journalAbbreviation":"Quaternary International","page":"211-236","source":"ScienceDirect","title":"Reviewing the Lateglacial–Holocene transition in NW Iberia: A palaeoecological approach based on the comparison between dissimilar regions","title-short":"Reviewing the Lateglacial–Holocene transition in NW Iberia","volume":"403","author":[{"family":"Iriarte-Chiapusso","given":"M. J."},{"family":"Muñoz Sobrino","given":"C."},{"family":"Gómez-Orellana","given":"L."},{"family":"Hernández-Beloqui","given":"B."},{"family":"García-Moreiras","given":"I."},{"family":"Fernández Rodriguez","given":"C."},{"family":"Heiri","given":"O."},{"family":"Lotter","given":"A. F."},{"family":"Ramil-Rego","given":"P."}],"issued":{"date-parts":[["2016",6,1]]}}},{"id":696,"uris":["http://zotero.org/users/local/ejn7Sn3P/items/7Y3KW4FI"],"itemData":{"id":696,"type":"article-journal","abstract":"Comparison of selected, well-dated, lacustrine, speleothem and terrestrial pollen records spanning the Holocene onset and the Early Holocene (ca. 11.7–8 cal kyrs BP) in the Iberian Peninsula shows large hydrological fluctuations and landscape changes with a complex regional pattern in timing and intensity. Marine pollen records from Alboran, the Mediterranean and off shore Atlantic sites show a step-wise increase in moisture and forest during this transition. However, available continental records point to two main patterns of spatial and temporal hydrological variability: i) Atlantic-influenced sites located at the northwestern areas (Enol, Sanabria, Lucenza, PRD-4), characterized by a gradual increase in humidity from the end of the Younger Dryas to the Mid Holocene, similarly to most North Atlantic records; and ii) continental and Mediterranean-influenced sites (Laguna Grande, Villarquemado, Fuentillejo, Padul, Estanya, Banyoles, Salines), with prolonged arid conditions of variable temporal extension after the Younger Dryas, followed by an abrupt increase in moisture at 10-9 cal kyrs BP. Different local climate conditions influenced by topography or the variable sensitivity (gradual versus threshold values) of the proxies analyzed in each case are evaluated. Vegetation composition (conifers versus mesothermophilous taxa) and resilience would explain a subdued response of vegetation in central continental areas while in Mediterranean sites, insufficient summer moisture availability could not maintain high lake levels and promote mesophyte forest, in contrast to Atlantic-influenced areas. Comparison with available climate models, Greenland ice cores, North Atlantic marine sequences and continental records from Central and Northern Europe and the whole Mediterranean region underlines the distinctive character of the hydrological changes occurred in inner Iberia throughout the Early Holocene. The persistent arid conditions might be explained by the intensification of the summer drought due to the high seasonality contrast at these latitudes caused by the orbital-induced summer insolation maximum. New records, particularly from western and southernmost Iberia, and palaeoclimate models with higher spatial resolution would help to constrain these hypotheses.","container-title":"Quaternary Science Reviews","DOI":"10.1016/j.quascirev.2017.11.016","ISSN":"0277-3791","journalAbbreviation":"Quaternary Science Reviews","page":"1-18","source":"ScienceDirect","title":"Early Holocene humidity patterns in the Iberian Peninsula reconstructed from lake, pollen and speleothem records","volume":"181","author":[{"family":"Morellón","given":"Mario"},{"family":"Aranbarri","given":"Josu"},{"family":"Moreno","given":"Ana"},{"family":"González-Sampériz","given":"Penélope"},{"family":"Valero-Garcés","given":"Blas L."}],"issued":{"date-parts":[["2018",2,1]]}}}],"schema":"https://github.com/citation-style-language/schema/raw/master/csl-citation.json"} </w:instrText>
      </w:r>
      <w:r w:rsidR="00B21D58" w:rsidRPr="00A13A6C">
        <w:rPr>
          <w:rFonts w:ascii="Times New Roman" w:hAnsi="Times New Roman" w:cs="Times New Roman"/>
        </w:rPr>
        <w:fldChar w:fldCharType="separate"/>
      </w:r>
      <w:r w:rsidR="00AE76CC" w:rsidRPr="00A13A6C">
        <w:rPr>
          <w:rFonts w:ascii="Times New Roman" w:hAnsi="Times New Roman" w:cs="Times New Roman"/>
        </w:rPr>
        <w:t xml:space="preserve">(Iriarte-Chiapusso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2016; Morellón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2018)</w:t>
      </w:r>
      <w:r w:rsidR="00B21D58" w:rsidRPr="00A13A6C">
        <w:rPr>
          <w:rFonts w:ascii="Times New Roman" w:hAnsi="Times New Roman" w:cs="Times New Roman"/>
        </w:rPr>
        <w:fldChar w:fldCharType="end"/>
      </w:r>
      <w:r w:rsidR="003C2127" w:rsidRPr="00A13A6C">
        <w:rPr>
          <w:rFonts w:ascii="Times New Roman" w:hAnsi="Times New Roman" w:cs="Times New Roman"/>
        </w:rPr>
        <w:t xml:space="preserve">, which culminated with the highest frequencies of </w:t>
      </w:r>
      <w:r w:rsidR="00824C5C" w:rsidRPr="00A13A6C">
        <w:rPr>
          <w:rFonts w:ascii="Times New Roman" w:hAnsi="Times New Roman" w:cs="Times New Roman"/>
        </w:rPr>
        <w:t>mesophytes</w:t>
      </w:r>
      <w:r w:rsidR="00846243" w:rsidRPr="00A13A6C">
        <w:rPr>
          <w:rFonts w:ascii="Times New Roman" w:hAnsi="Times New Roman" w:cs="Times New Roman"/>
        </w:rPr>
        <w:t xml:space="preserve"> during the first millennia of the </w:t>
      </w:r>
      <w:r w:rsidR="00846243" w:rsidRPr="00A13A6C">
        <w:rPr>
          <w:rFonts w:ascii="Times New Roman" w:hAnsi="Times New Roman" w:cs="Times New Roman"/>
          <w:color w:val="000000" w:themeColor="text1"/>
        </w:rPr>
        <w:t>Holocene</w:t>
      </w:r>
      <w:r w:rsidRPr="00A13A6C">
        <w:rPr>
          <w:rFonts w:ascii="Times New Roman" w:hAnsi="Times New Roman" w:cs="Times New Roman"/>
          <w:color w:val="000000" w:themeColor="text1"/>
        </w:rPr>
        <w:t>.</w:t>
      </w:r>
      <w:r w:rsidR="00A2705E" w:rsidRPr="00A13A6C">
        <w:rPr>
          <w:rFonts w:ascii="Times New Roman" w:hAnsi="Times New Roman" w:cs="Times New Roman"/>
          <w:color w:val="000000" w:themeColor="text1"/>
        </w:rPr>
        <w:t xml:space="preserve"> </w:t>
      </w:r>
      <w:r w:rsidRPr="00A13A6C">
        <w:rPr>
          <w:rFonts w:ascii="Times New Roman" w:hAnsi="Times New Roman" w:cs="Times New Roman"/>
          <w:color w:val="000000" w:themeColor="text1"/>
        </w:rPr>
        <w:t xml:space="preserve">However, the timing and pace of these forest expansions varied considerably across the region </w:t>
      </w:r>
      <w:r w:rsidR="00821A39" w:rsidRPr="00A13A6C">
        <w:rPr>
          <w:rFonts w:ascii="Times New Roman" w:hAnsi="Times New Roman" w:cs="Times New Roman"/>
          <w:color w:val="000000" w:themeColor="text1"/>
        </w:rPr>
        <w:fldChar w:fldCharType="begin"/>
      </w:r>
      <w:r w:rsidR="00AE76CC" w:rsidRPr="00A13A6C">
        <w:rPr>
          <w:rFonts w:ascii="Times New Roman" w:hAnsi="Times New Roman" w:cs="Times New Roman"/>
          <w:color w:val="000000" w:themeColor="text1"/>
        </w:rPr>
        <w:instrText xml:space="preserve"> ADDIN ZOTERO_ITEM CSL_CITATION {"citationID":"fo5v8n2G","properties":{"unsorted":false,"formattedCitation":"(Carri\\uc0\\u243{}n {\\i{}et al.} 2010)","plainCitation":"(Carrión et al. 2010)","noteIndex":0},"citationItems":[{"id":702,"uris":["http://zotero.org/users/local/ejn7Sn3P/items/4ZRDYKWP"],"itemData":{"id":702,"type":"article-journal","abstract":"Recent, high-resolution palaeoecological records are changing the traditional picture of post-glacial vegetation succession in the Iberian Peninsula. In addition to the influence of Lateglacial and Early Holocene climatic changes, other factors are critical in the course of vegetation development and we observe strong regional differences. The floristic composition, location and structure of glacial tree populations and communities may have been primary causes of vegetation development. Refugial populations in the Baetic cordilleras would have been a source, but not the only one, for the early Lateglacial oak expansions. From Mid to Late Holocene, inertial, resilient, and rapid responses of vegetation to climatic change are described, and regional differences in the response are stressed. The role of fire, pastoralism, agriculture, and other anthropogenic disturbances (such as mining), during the Copper, Bronze, Iberian, and Roman times, is analysed. The implications of ecological transitions in cultural changes, especially when they occur as societal collapses, are discussed.","collection-title":"Iberian Floras through Time: Land of Diversity and Survival","container-title":"Review of Palaeobotany and Palynology","DOI":"10.1016/j.revpalbo.2009.12.007","ISSN":"0034-6667","issue":"3","journalAbbreviation":"Review of Palaeobotany and Palynology","page":"458-475","source":"ScienceDirect","title":"Expected trends and surprises in the Lateglacial and Holocene vegetation history of the Iberian Peninsula and Balearic Islands","volume":"162","author":[{"family":"Carrión","given":"José S."},{"family":"Fernández","given":"Santiago"},{"family":"González-Sampériz","given":"Penélope"},{"family":"Gil-Romera","given":"Graciela"},{"family":"Badal","given":"Ernestina"},{"family":"Carrión-Marco","given":"Yolanda"},{"family":"López-Merino","given":"Lourdes"},{"family":"López-Sáez","given":"José A."},{"family":"Fierro","given":"Elena"},{"family":"Burjachs","given":"Francesc"}],"issued":{"date-parts":[["2010",10,1]]}}}],"schema":"https://github.com/citation-style-language/schema/raw/master/csl-citation.json"} </w:instrText>
      </w:r>
      <w:r w:rsidR="00821A39" w:rsidRPr="00A13A6C">
        <w:rPr>
          <w:rFonts w:ascii="Times New Roman" w:hAnsi="Times New Roman" w:cs="Times New Roman"/>
          <w:color w:val="000000" w:themeColor="text1"/>
        </w:rPr>
        <w:fldChar w:fldCharType="separate"/>
      </w:r>
      <w:r w:rsidR="00AE76CC" w:rsidRPr="00A13A6C">
        <w:rPr>
          <w:rFonts w:ascii="Times New Roman" w:hAnsi="Times New Roman" w:cs="Times New Roman"/>
        </w:rPr>
        <w:t xml:space="preserve">(Carrión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2010)</w:t>
      </w:r>
      <w:r w:rsidR="00821A39" w:rsidRPr="00A13A6C">
        <w:rPr>
          <w:rFonts w:ascii="Times New Roman" w:hAnsi="Times New Roman" w:cs="Times New Roman"/>
          <w:color w:val="000000" w:themeColor="text1"/>
        </w:rPr>
        <w:fldChar w:fldCharType="end"/>
      </w:r>
      <w:r w:rsidR="00676AC5" w:rsidRPr="00A13A6C">
        <w:rPr>
          <w:rFonts w:ascii="Times New Roman" w:hAnsi="Times New Roman" w:cs="Times New Roman"/>
          <w:color w:val="000000" w:themeColor="text1"/>
        </w:rPr>
        <w:t xml:space="preserve">. </w:t>
      </w:r>
      <w:r w:rsidRPr="00A13A6C">
        <w:rPr>
          <w:rFonts w:ascii="Times New Roman" w:hAnsi="Times New Roman" w:cs="Times New Roman"/>
          <w:color w:val="000000" w:themeColor="text1"/>
        </w:rPr>
        <w:t xml:space="preserve">Although the onset of the Holocene was generally characterised by increasing </w:t>
      </w:r>
      <w:r w:rsidRPr="00A13A6C">
        <w:rPr>
          <w:rFonts w:ascii="Times New Roman" w:hAnsi="Times New Roman" w:cs="Times New Roman"/>
        </w:rPr>
        <w:t>mean annual temperatures and precipitation</w:t>
      </w:r>
      <w:r w:rsidR="00081CF6" w:rsidRPr="00A13A6C">
        <w:rPr>
          <w:rFonts w:ascii="Times New Roman" w:hAnsi="Times New Roman" w:cs="Times New Roman"/>
        </w:rPr>
        <w:t>s</w:t>
      </w:r>
      <w:r w:rsidRPr="00A13A6C">
        <w:rPr>
          <w:rFonts w:ascii="Times New Roman" w:hAnsi="Times New Roman" w:cs="Times New Roman"/>
        </w:rPr>
        <w:t>, which promoted forest expansion throughout much of the Iberian Peninsula</w:t>
      </w:r>
      <w:r w:rsidR="009B4392" w:rsidRPr="00A13A6C">
        <w:rPr>
          <w:rFonts w:ascii="Times New Roman" w:hAnsi="Times New Roman" w:cs="Times New Roman"/>
        </w:rPr>
        <w:t xml:space="preserve"> </w:t>
      </w:r>
      <w:r w:rsidR="005F4920"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{"citationID":"V6wd3ncO","properties":{"unsorted":false,"formattedCitation":"(Camuera {\\i{}et al.} 2019; Garc\\uc0\\u237{}a-Alix {\\i{}et al.} 2021)","plainCitation":"(Camuera et al. 2019; García-Alix et al. 2021)","noteIndex":0},"citationItems":[{"id":423,"uris":["http://zotero.org/users/local/ejn7Sn3P/items/RGGQLXEP"],"itemData":{"id":423,"type":"article-journal","abstract":"A new sediment core from Padul, Padul-15-05, provides a long and continuous sedimentary and paleoenvironmental record of the last </w:instrText>
      </w:r>
      <w:r w:rsidR="00AE76CC" w:rsidRPr="00A13A6C">
        <w:rPr>
          <w:rFonts w:ascii="Cambria Math" w:hAnsi="Cambria Math" w:cs="Cambria Math"/>
        </w:rPr>
        <w:instrText>∼</w:instrText>
      </w:r>
      <w:r w:rsidR="00AE76CC" w:rsidRPr="00A13A6C">
        <w:rPr>
          <w:rFonts w:ascii="Times New Roman" w:hAnsi="Times New Roman" w:cs="Times New Roman"/>
        </w:rPr>
        <w:instrText xml:space="preserve">200 kyr. Here we present a detailed palynological study from this sedimentary sequence with new vegetation and paleoenvironmental data and a climatic interpretation for the last two climatic cycles from the southern Iberian Peninsula in the western Mediterranean region. Pollen analysis from this core shows orbital-scale vegetation oscillations (mainly forced by precession and eccentricity) pointing into insolation as the principal factor controlling vegetation changes at this latitude. The last two glacial-interglacial cycles (from MIS 6 to the present) as well as stadial and interstadial phases are well represented and characterized by significant oscillations in Mediterranean forest in the area, but several differences with respect to other Mediterranean long pollen records can be recognized. Some of these disparities between regions seem to be more related to different precipitation rates linked to the specific geographical features (e.g. strong topographic relief) than to latitudinal differences between the sites. In addition, a lake level reconstruction based on palynological data was developed and compared with the previous reconstruction from this record, representing local environmental changes in the Padul wetland that seems to be related to precipitation/evapotranspiration balance, and therefore, to changes in regional climate conditions. During glacial/stadial conditions recorded by maxima in xerophytes, the p/e increased due to very low evapotranspiration, resulting in high lake levels, while during warmer interglacial/interstadial phases (except for the MIS 5e), mainly represented in this record by maxima in the Mediterranean forest, water level decreased as a result of high evapotranspiration exceeding precipitation input. The comparison of the new Padul-15-05 pollen record with the two previous palynological studies from Padul shows significant differences mainly due to disagreements in the age control of the sequences. This study shows that an accurate age-depth model becomes essential when interpreting long paleoenvironmental and paleoclimate records.","container-title":"Quaternary Science Reviews","DOI":"10.1016/J.QUASCIREV.2018.12.013","page":"86-105","publisher":"Pergamon","title":"Vegetation and climate changes during the last two glacial-interglacial cycles in the western Mediterranean: A new long pollen record from Padul (southern Iberian Peninsula)","volume":"205","author":[{"family":"Camuera","given":"Jon"},{"family":"Jiménez-Moreno","given":"Gonzalo"},{"family":"Ramos-Román","given":"María J."},{"family":"García-Alix","given":"Antonio"},{"family":"Toney","given":"Jaime L."},{"family":"Anderson","given":"R. Scott"},{"family":"Jiménez-Espejo","given":"Francisco"},{"family":"Bright","given":"Jordon"},{"family":"Webster","given":"Cole"},{"family":"Yanes","given":"Yurena"},{"family":"Carrión","given":"José S."}],"issued":{"date-parts":[["2019",2]]}}},{"id":479,"uris":["http://zotero.org/users/local/ejn7Sn3P/items/8F58PGGR"],"itemData":{"id":479,"type":"article-journal","abstract":"The transitional regions between the low and high latitudes of the Northern Hemisphere are highly vulnerable to future climate change yet most of the current climate models usually diverge in their projections. To better understand the dynamics in these regions, the reconstruction of past hydrological fluctuations and precipitation patterns is of paramount importance to accurately constrain present and future climate scenarios. In this study, we investigated paleohydrological dynamics in the western Mediterranean region, a transitional zone between low-mid latitudes and Atlantic - Mediterranean realms. We reconstruct precipitation and moisture source changes during the last ~35 ka in order to propose the potential mechanisms driving these oscillations. To do so, we use hydrogen isotopes from sedimentary leaf waxes, more specifically the C31 n-alkane homologue, and a precipitation proxy based on previously published pollen data from a sedimentary core (Padul-15-05) in southern Iberia (Padul wetland ~37° N). With this combination we disentangle the coupled effect of precipitation amount and source on the hydrogen isotopic signature of the studied C31 n-alkane record. Our results show three main periods characterized by different precipitation patterns. Low precipitation, mainly linked to a significant contribution from an isotopically-enriched Mediterranean precipitation source, occurred from ~30 to ~15.5 ka BP and during the last ~5 ka, whereas enhanced precipitation with a predominant isotopically-depleted Atlantic precipitation source prevailed from ~15.5 to ~5 ka BP. This latter stage is here defined as the Western Mediterranean Humid Period (WMHP). In addition, some occasional millennial-scale opposite precipitation patterns can be observed during these climatically distinct periods. These changes in the source of precipitation were likely coupled to a shift in the main rainy season from winter, when Atlantic precipitation prevailed, to late winter-early spring, when the contribution of Mediterranean moisture is higher. Comparison between the studied mid-latitude terrestrial Padul-15-05 core and a low-latitude marine record offshore of northwestern Africa shows clear long-term synchronous responses of both western Mediterranean precipitation and western African monsoon systems to northern Hemisphere atmospheric dynamics, ultimately controlled by orbital forcing and ice-sheets fluctuations.","container-title":"Global and Planetary Change","DOI":"10.1016/J.GLOPLACHA.2021.103527","page":"103527-103527","publisher":"Elsevier","title":"Paleohydrological dynamics in the Western Mediterranean during the last glacial cycle","volume":"202","author":[{"family":"García-Alix","given":"Antonio"},{"family":"Camuera","given":"Jon"},{"family":"Ramos-Román","given":"María José"},{"family":"Toney","given":"Jaime L."},{"family":"Sachse","given":"Dirk"},{"family":"Schefuß","given":"Enno"},{"family":"Jiménez-Moreno","given":"Gonzalo"},{"family":"Jiménez-Espejo","given":"Francisco J."},{"family":"López-Avilés","given":"Alejandro"},{"family":"Anderson","given":"R. Scott"},{"family":"Yanes","given":"Yurena"}],"issued":{"date-parts":[["2021",7]]}}}],"schema":"https://github.com/citation-style-language/schema/raw/master/csl-citation.json"} </w:instrText>
      </w:r>
      <w:r w:rsidR="005F4920" w:rsidRPr="00A13A6C">
        <w:rPr>
          <w:rFonts w:ascii="Times New Roman" w:hAnsi="Times New Roman" w:cs="Times New Roman"/>
        </w:rPr>
        <w:fldChar w:fldCharType="separate"/>
      </w:r>
      <w:r w:rsidR="00AE76CC" w:rsidRPr="00A13A6C">
        <w:rPr>
          <w:rFonts w:ascii="Times New Roman" w:hAnsi="Times New Roman" w:cs="Times New Roman"/>
        </w:rPr>
        <w:t xml:space="preserve">(Camuera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2019; García-Alix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2021)</w:t>
      </w:r>
      <w:r w:rsidR="005F4920" w:rsidRPr="00A13A6C">
        <w:rPr>
          <w:rFonts w:ascii="Times New Roman" w:hAnsi="Times New Roman" w:cs="Times New Roman"/>
        </w:rPr>
        <w:fldChar w:fldCharType="end"/>
      </w:r>
      <w:r w:rsidRPr="00A13A6C">
        <w:rPr>
          <w:rFonts w:ascii="Times New Roman" w:hAnsi="Times New Roman" w:cs="Times New Roman"/>
        </w:rPr>
        <w:t>, environmental responses were far from uniform</w:t>
      </w:r>
      <w:r w:rsidR="001050E2" w:rsidRPr="00A13A6C">
        <w:rPr>
          <w:rFonts w:ascii="Times New Roman" w:hAnsi="Times New Roman" w:cs="Times New Roman"/>
        </w:rPr>
        <w:t>.</w:t>
      </w:r>
      <w:r w:rsidR="00836558" w:rsidRPr="00A13A6C">
        <w:rPr>
          <w:rFonts w:ascii="Times New Roman" w:hAnsi="Times New Roman" w:cs="Times New Roman"/>
        </w:rPr>
        <w:t xml:space="preserve"> </w:t>
      </w:r>
      <w:r w:rsidR="0073112B" w:rsidRPr="00A13A6C">
        <w:rPr>
          <w:rFonts w:ascii="Times New Roman" w:hAnsi="Times New Roman" w:cs="Times New Roman"/>
        </w:rPr>
        <w:t xml:space="preserve">Evidence from δ¹³C values in a speleothem recovered from El Soplao indicates a potential marked increase in terrestrial soil productivity and land cover following the Younger Dryas </w:t>
      </w:r>
      <w:r w:rsidR="00570276"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{"citationID":"BqnphEdm","properties":{"unsorted":false,"formattedCitation":"(Rossi {\\i{}et al.} 2018)","plainCitation":"(Rossi et al. 2018)","noteIndex":0},"citationItems":[{"id":746,"uris":["http://zotero.org/users/local/ejn7Sn3P/items/MJXTWMK6"],"itemData":{"id":746,"type":"article-journal","abstract":"The Younger Dryas (YD) stadial represents the most abrupt climate change of the Earth's recent history. Thus, understanding its causes and different local responses is relevant for Quaternary paleoclimatology. We present a speleothem high-resolution proxy record of the Lateglacial to Early Holocene paleoclimate of the Cantabrian Cordillera (N Spain), a strategic location to evaluate the influence of North Atlantic events such as the YD on South-Western Europe. Fluorescence lamination, growth-rate, stable-isotope, and [Mg] records from stalagmite SIR-1 were dated using an age-depth model constrained by U-Th dates and annual-lamina counting. The YD is recorded as a prominent positive δ13C excursion whose chronology (12.95 ± 0.14 to 11.62 ± 0.16 ka) and shape closely agree with the GS-1 stadial as defined in Greenland ice, supporting the event synchronicity in both areas. A colder and drier YD climate limited soil productivity and dripwater availability, leading to higher δ13C and [Mg], reduced growth rate, and virtually absent fluorescence lamination. The early YD record (until </w:instrText>
      </w:r>
      <w:r w:rsidR="00AE76CC" w:rsidRPr="00A13A6C">
        <w:rPr>
          <w:rFonts w:ascii="Cambria Math" w:hAnsi="Cambria Math" w:cs="Cambria Math"/>
        </w:rPr>
        <w:instrText>∼</w:instrText>
      </w:r>
      <w:r w:rsidR="00AE76CC" w:rsidRPr="00A13A6C">
        <w:rPr>
          <w:rFonts w:ascii="Times New Roman" w:hAnsi="Times New Roman" w:cs="Times New Roman"/>
        </w:rPr>
        <w:instrText xml:space="preserve">12.5 ka) reflects increasing aridity, whereas the late YD (from </w:instrText>
      </w:r>
      <w:r w:rsidR="00AE76CC" w:rsidRPr="00A13A6C">
        <w:rPr>
          <w:rFonts w:ascii="Cambria Math" w:hAnsi="Cambria Math" w:cs="Cambria Math"/>
        </w:rPr>
        <w:instrText>∼</w:instrText>
      </w:r>
      <w:r w:rsidR="00AE76CC" w:rsidRPr="00A13A6C">
        <w:rPr>
          <w:rFonts w:ascii="Times New Roman" w:hAnsi="Times New Roman" w:cs="Times New Roman"/>
        </w:rPr>
        <w:instrText xml:space="preserve">12.2 ka on) shows the opposite trend. At the YD boundaries, temperature changes influenced the [Mg] record by modifying the Mg partition into calcite. However, this effect was superseded by major changes in dripwater Mg/Ca linked to rainfall variations. During the Early Holocene, the Arnero Sierra was forested and had a relatively warm and humid seasonal climate, indicated in SIR-1 by higher growth rates, lower δ13C and [Mg], and well-developed fluorescent lamination. Similar to other high-resolution stalagmitic records of the Cordillera, from </w:instrText>
      </w:r>
      <w:r w:rsidR="00AE76CC" w:rsidRPr="00A13A6C">
        <w:rPr>
          <w:rFonts w:ascii="Cambria Math" w:hAnsi="Cambria Math" w:cs="Cambria Math"/>
        </w:rPr>
        <w:instrText>∼</w:instrText>
      </w:r>
      <w:r w:rsidR="00AE76CC" w:rsidRPr="00A13A6C">
        <w:rPr>
          <w:rFonts w:ascii="Times New Roman" w:hAnsi="Times New Roman" w:cs="Times New Roman"/>
        </w:rPr>
        <w:instrText xml:space="preserve">8.5 to 8.0 ka SIR-1 reflects a temporary trend of increasing aridity.","container-title":"Quaternary Science Reviews","DOI":"10.1016/j.quascirev.2018.05.025","ISSN":"0277-3791","journalAbbreviation":"Quaternary Science Reviews","page":"71-85","source":"ScienceDirect","title":"Younger Dryas to Early Holocene paleoclimate in Cantabria (N Spain): Constraints from speleothem Mg, annual fluorescence banding and stable isotope records","title-short":"Younger Dryas to Early Holocene paleoclimate in Cantabria (N Spain)","volume":"192","author":[{"family":"Rossi","given":"Carlos"},{"family":"Bajo","given":"Petra"},{"family":"Lozano","given":"Rafael P."},{"family":"Hellstrom","given":"John"}],"issued":{"date-parts":[["2018",7,15]]}}}],"schema":"https://github.com/citation-style-language/schema/raw/master/csl-citation.json"} </w:instrText>
      </w:r>
      <w:r w:rsidR="00570276" w:rsidRPr="00A13A6C">
        <w:rPr>
          <w:rFonts w:ascii="Times New Roman" w:hAnsi="Times New Roman" w:cs="Times New Roman"/>
        </w:rPr>
        <w:fldChar w:fldCharType="separate"/>
      </w:r>
      <w:r w:rsidR="00AE76CC" w:rsidRPr="00A13A6C">
        <w:rPr>
          <w:rFonts w:ascii="Times New Roman" w:hAnsi="Times New Roman" w:cs="Times New Roman"/>
        </w:rPr>
        <w:t xml:space="preserve">(Rossi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2018)</w:t>
      </w:r>
      <w:r w:rsidR="00570276" w:rsidRPr="00A13A6C">
        <w:rPr>
          <w:rFonts w:ascii="Times New Roman" w:hAnsi="Times New Roman" w:cs="Times New Roman"/>
        </w:rPr>
        <w:fldChar w:fldCharType="end"/>
      </w:r>
      <w:r w:rsidR="007E1F64" w:rsidRPr="00A13A6C">
        <w:rPr>
          <w:rFonts w:ascii="Times New Roman" w:hAnsi="Times New Roman" w:cs="Times New Roman"/>
        </w:rPr>
        <w:t xml:space="preserve"> (Figure 9)</w:t>
      </w:r>
      <w:r w:rsidR="0073112B" w:rsidRPr="00A13A6C">
        <w:rPr>
          <w:rFonts w:ascii="Times New Roman" w:hAnsi="Times New Roman" w:cs="Times New Roman"/>
        </w:rPr>
        <w:t>.</w:t>
      </w:r>
      <w:r w:rsidR="001050E2" w:rsidRPr="00A13A6C">
        <w:rPr>
          <w:rFonts w:ascii="Times New Roman" w:hAnsi="Times New Roman" w:cs="Times New Roman"/>
        </w:rPr>
        <w:t xml:space="preserve"> </w:t>
      </w:r>
      <w:r w:rsidR="001D68D6" w:rsidRPr="00A13A6C">
        <w:rPr>
          <w:rFonts w:ascii="Times New Roman" w:hAnsi="Times New Roman" w:cs="Times New Roman"/>
        </w:rPr>
        <w:t xml:space="preserve">Evidence from Lake Enol indicates a shift toward wetter conditions occurring later, around 9,700 cal yr BP </w:t>
      </w:r>
      <w:r w:rsidR="00014959"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{"citationID":"L3KzvqIN","properties":{"unsorted":false,"formattedCitation":"(Moreno {\\i{}et al.} 2011)","plainCitation":"(Moreno et al. 2011)","noteIndex":0},"citationItems":[{"id":711,"uris":["http://zotero.org/users/local/ejn7Sn3P/items/D83AY6Q5"],"itemData":{"id":711,"type":"article-journal","abstract":"We present the Holocene sequence from Lago Enol (43°16′N, 4°59′W, 1,070 m a.s.l.), Cantabrian Mountains, northern Spain. A multiproxy analysis provided comprehensive information about regional humidity and temperature changes. The analysis included sedimentological descriptions, physical properties, organic carbon and carbonate content, mineralogy and geochemical composition together with biological proxies including diatom and ostracod assemblages. A detailed pollen study enabled reconstruction of variations in vegetation cover, which were interpreted in the context of climate changes and human impact. Four distinct stages were recognized for the last 13,500 years: (1) a cold and dry episode that includes the Younger Dryas event (13,500–11,600 cal. year BP); (2) a humid and warmer period characterizing the onset of the Holocene (11,600–8,700 cal. year BP); (3) a tendency toward a drier climate during the middle Holocene (8,700–4,650 cal. year BP); and (4) a return to humid conditions following landscape modification by human activity (pastoral activities, deforestation) in the late Holocene (4,650–2,200 cal. year BP). Superimposed on relatively stable landscape conditions (e.g. maintenance of well established forests), the typical environmental variability of the southern European region is observed at this site.","container-title":"Journal of Paleolimnology","DOI":"10.1007/s10933-009-9387-7","ISSN":"1573-0417","issue":"3","journalAbbreviation":"J Paleolimnol","language":"en","page":"327-349","source":"Springer Link","title":"Revealing the last 13,500 years of environmental history from the multiproxy record of a mountain lake (Lago Enol, northern Iberian Peninsula)","volume":"46","author":[{"family":"Moreno","given":"Ana"},{"family":"López-Merino","given":"Lourdes"},{"family":"Leira","given":"Manel"},{"family":"Marco-Barba","given":"Javier"},{"family":"González-Sampériz","given":"Penélope"},{"family":"Valero-Garcés","given":"Blas L."},{"family":"López-Sáez","given":"José Antonio"},{"family":"Santos","given":"Luisa"},{"family":"Mata","given":"Pilar"},{"family":"Ito","given":"Emi"}],"issued":{"date-parts":[["2011",10,1]]}}}],"schema":"https://github.com/citation-style-language/schema/raw/master/csl-citation.json"} </w:instrText>
      </w:r>
      <w:r w:rsidR="00014959" w:rsidRPr="00A13A6C">
        <w:rPr>
          <w:rFonts w:ascii="Times New Roman" w:hAnsi="Times New Roman" w:cs="Times New Roman"/>
        </w:rPr>
        <w:fldChar w:fldCharType="separate"/>
      </w:r>
      <w:r w:rsidR="00AE76CC" w:rsidRPr="00A13A6C">
        <w:rPr>
          <w:rFonts w:ascii="Times New Roman" w:hAnsi="Times New Roman" w:cs="Times New Roman"/>
        </w:rPr>
        <w:t xml:space="preserve">(Moreno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2011)</w:t>
      </w:r>
      <w:r w:rsidR="00014959" w:rsidRPr="00A13A6C">
        <w:rPr>
          <w:rFonts w:ascii="Times New Roman" w:hAnsi="Times New Roman" w:cs="Times New Roman"/>
        </w:rPr>
        <w:fldChar w:fldCharType="end"/>
      </w:r>
      <w:r w:rsidR="00014959" w:rsidRPr="00A13A6C">
        <w:rPr>
          <w:rFonts w:ascii="Times New Roman" w:hAnsi="Times New Roman" w:cs="Times New Roman"/>
        </w:rPr>
        <w:t xml:space="preserve">. </w:t>
      </w:r>
      <w:r w:rsidRPr="00A13A6C">
        <w:rPr>
          <w:rFonts w:ascii="Times New Roman" w:hAnsi="Times New Roman" w:cs="Times New Roman"/>
        </w:rPr>
        <w:t>At Lake Estanya, sedimentological and geochemical proxies indicate that the lowest lake levels since the LGM occurred between 11,600 and 9,400 cal yr BP</w:t>
      </w:r>
      <w:r w:rsidR="00EB08E2" w:rsidRPr="00A13A6C">
        <w:rPr>
          <w:rFonts w:ascii="Times New Roman" w:hAnsi="Times New Roman" w:cs="Times New Roman"/>
        </w:rPr>
        <w:t xml:space="preserve"> </w:t>
      </w:r>
      <w:r w:rsidR="00BA0748"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{"citationID":"rK3wiLbq","properties":{"unsorted":false,"formattedCitation":"(Morell\\uc0\\u243{}n, Valero-Garc\\uc0\\u233{}s, Anselmetti, {\\i{}et al.} 2009; Vegas-Vilarr\\uc0\\u250{}bia {\\i{}et al.} 2013)","plainCitation":"(Morellón, Valero-Garcés, Anselmetti, et al. 2009; Vegas-Vilarrúbia et al. 2013)","noteIndex":0},"citationItems":[{"id":732,"uris":["http://zotero.org/users/local/ejn7Sn3P/items/TZRWW59A"],"itemData":{"id":732,"type":"article-journal","abstract":"Lake Estanya is a small (19 ha), freshwater to brackish, monomictic lake formed by the coalescence of two karstic sinkholes with maximum water depths of 12 and 20 m, located in the Pre-Pyrenean Ranges (North-eastern Spain). The lake is hydrologically closed and the water balance is controlled mostly by groundwater input and evaporation. Three main modern depositional sub-environments can be recognized as: (i) a carbonate-producing ‘littoral platform’; (ii) a steep ‘talus’ dominated by reworking of littoral sediments and mass-wasting processes; and (iii) an ‘offshore, distal area’, seasonally affected by anoxia with fine-grained, clastic sediment deposition. A seismic survey identified up to 15 m thick sedimentary infill comprising: (i) a ‘basal unit’, seismically transparent and restricted to the depocentres of both sub-basins; (ii) an ‘intermediate unit’ characterized by continuous high-amplitude reflections; and (iii) an ‘upper unit’ with strong parallel reflectors. Several mass-wasting deposits occur in both sub-basins. Five sediment cores were analysed using sedimentological, microscopic, geochemical and physical techniques. The chronological model for the sediment sequence is based on 17 accelerator mass spectrometry 14C dates. Five depositional environments were characterized by their respective sedimentary facies associations. The depositional history of Lake Estanya during the last ca 21 kyr comprises five stages: (i) a brackish, shallow, calcite-producing lake during full glacial times (21 to 17·3 kyr bp); (ii) a saline, permanent, relatively deep lake during the late glacial (17·3 to 11·6 kyr bp); (iii) an ephemeral, saline lake and saline mudflat complex during the transition to the Holocene (11·6 to 9·4 kyr bp); (iv) a saline lake with gypsum-rich, laminated facies and abundant microbial mats punctuated by periods of more frequent flooding episodes and clastic-dominated deposition during the Holocene (9·4 to 0·8 kyr bp); and (v) a deep, freshwater to brackish lake with high clastic input during the last 800 years. Climate-driven hydrological fluctuations are the main internal control in the evolution of the lake during the last 21 kyr, affecting water salinity, lake-level changes and water stratification. However, external factors, such as karstic processes, clastic input and the occurrence of mass-flows, are also significant. The facies model defined for Lake Estanya is an essential tool for deciphering the main factors influencing lake deposition and to evaluate the most suitable proxies for lake level, climate and environmental reconstructions, and it is applicable to modern karstic lakes and to ancient lacustrine formations.","container-title":"Sedimentology","DOI":"10.1111/j.1365-3091.2008.01044.x","ISSN":"1365-3091","issue":"5","language":"en","license":"© 2009 The Authors. Journal compilation © 2009 International Association of Sedimentologists","note":"_eprint: https://onlinelibrary.wiley.com/doi/pdf/10.1111/j.1365-3091.2008.01044.x","page":"1505-1534","source":"Wiley Online Library","title":"Late Quaternary deposition and facies model for karstic Lake Estanya (North-eastern Spain)","volume":"56","author":[{"family":"Morellón","given":"Mario"},{"family":"Valero-Garcés","given":"Blas"},{"family":"Anselmetti","given":"Flavio"},{"family":"Ariztegui","given":"Daniel"},{"family":"Schnellmann","given":"Michael"},{"family":"Moreno","given":"Ana"},{"family":"Mata","given":"Pilar"},{"family":"Rico","given":"Mayte"},{"family":"Corella","given":"Juan Pablo"}],"issued":{"date-parts":[["2009"]]}}},{"id":735,"uris":["http://zotero.org/users/local/ejn7Sn3P/items/LMAB8UVL"],"itemData":{"id":735,"type":"article-journal","abstract":"We investigate Lake Estanya's diatom and pollen records from the Late Glacial (LG) to the Early Holocene (EH), in order to compare limnological and vegetation responses to common climate forcing. The biotic changes recognized in this study largely agree with the hydrological evolution of the lake described previously for the same period. The diatom record shows high sensitivity to fluctuations in both lake level and salinity concentration as a consequence of climate shifts. In addition vegetation results indicate that the area could have played an important role as regional vegetation refuge. Shallow lake conditions during the Last Glacial Maximum (LGM) were punctuated by relatively deeper freshwaters between 19.3 and 18.6calkyr BP and at 18.0calkyr BP, as recorded by diatom shifts. A subsequent increasing aridity trend, coinciding with the Mystery Interval (MI), affected the diatom accumulation rates, which dropped to its minimum values between 17.2 and 14.7calkyr BP. Particularly dry and cold conditions during the LGM and MI are supported by the largest values of steppic pollen taxa of the whole sequence, which account for up to 40%. However, relatively high values of Betula during the Heinrich Event 1 suggest a plausible regional vegetation refuge. Abrupt cooling and warming episodes within the LG triggered remarkable ecological threshold crossings in the diatom communities, especially during the stadial/interstadial episodes. At this point, the vegetation reflects the onset of warm conditions during the Bølling/Allerød with the partial substitution of Betula by Marcescent and Evergreen Quercus, which probably indicates the arrival of temperate taxa to the area and the likely migration of birch to higher altitudes. The Younger Dryas Stadial shows a complex ecological response. Diatoms are very poorly preserved, but aquatic taxa reach their highest values. An increase in Marcescent Quercus during this cold stage lends further support to the hypothesis that this is a regional vegetation refuge. Low lake levels recorded during the EH affected the development and preservation of diatom communities. A delay in the onset of humid conditions for the EH is also supported by the vegetation composition, characterized by the maximum expansion of Juniperus.","container-title":"Palaeogeography, Palaeoclimatology, Palaeoecology","DOI":"10.1016/j.palaeo.2013.09.011","ISSN":"0031-0182","journalAbbreviation":"Palaeogeography, Palaeoclimatology, Palaeoecology","page":"335-349","source":"ScienceDirect","title":"Diatom and vegetation responses to Late Glacial and Early Holocene climate changes at Lake Estanya (Southern Pyrenees, NE Spain)","volume":"392","author":[{"family":"Vegas-Vilarrúbia","given":"T."},{"family":"González-Sampériz","given":"P."},{"family":"Morellón","given":"M."},{"family":"Gil-Romera","given":"G."},{"family":"Pérez-Sanz","given":"A."},{"family":"Valero-Garcés","given":"B."}],"issued":{"date-parts":[["2013",12,15]]}}}],"schema":"https://github.com/citation-style-language/schema/raw/master/csl-citation.json"} </w:instrText>
      </w:r>
      <w:r w:rsidR="00BA0748" w:rsidRPr="00A13A6C">
        <w:rPr>
          <w:rFonts w:ascii="Times New Roman" w:hAnsi="Times New Roman" w:cs="Times New Roman"/>
        </w:rPr>
        <w:fldChar w:fldCharType="separate"/>
      </w:r>
      <w:r w:rsidR="00AE76CC" w:rsidRPr="00A13A6C">
        <w:rPr>
          <w:rFonts w:ascii="Times New Roman" w:hAnsi="Times New Roman" w:cs="Times New Roman"/>
        </w:rPr>
        <w:t xml:space="preserve">(Morellón, Valero-Garcés, Anselmetti,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2009; Vegas-Vilarrúbia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2013)</w:t>
      </w:r>
      <w:r w:rsidR="00BA0748" w:rsidRPr="00A13A6C">
        <w:rPr>
          <w:rFonts w:ascii="Times New Roman" w:hAnsi="Times New Roman" w:cs="Times New Roman"/>
        </w:rPr>
        <w:fldChar w:fldCharType="end"/>
      </w:r>
      <w:r w:rsidR="00D2235A" w:rsidRPr="00A13A6C">
        <w:rPr>
          <w:rFonts w:ascii="Times New Roman" w:hAnsi="Times New Roman" w:cs="Times New Roman"/>
        </w:rPr>
        <w:t xml:space="preserve">, </w:t>
      </w:r>
      <w:r w:rsidR="00FC202C" w:rsidRPr="00A13A6C">
        <w:rPr>
          <w:rFonts w:ascii="Times New Roman" w:hAnsi="Times New Roman" w:cs="Times New Roman"/>
        </w:rPr>
        <w:t>despite forest expansions</w:t>
      </w:r>
      <w:r w:rsidR="003041AA" w:rsidRPr="00A13A6C">
        <w:rPr>
          <w:rFonts w:ascii="Times New Roman" w:hAnsi="Times New Roman" w:cs="Times New Roman"/>
        </w:rPr>
        <w:t xml:space="preserve"> at the onset of the Holocene</w:t>
      </w:r>
      <w:r w:rsidR="001050E2" w:rsidRPr="00A13A6C">
        <w:rPr>
          <w:rFonts w:ascii="Times New Roman" w:hAnsi="Times New Roman" w:cs="Times New Roman"/>
        </w:rPr>
        <w:t>.</w:t>
      </w:r>
      <w:r w:rsidR="00375B79" w:rsidRPr="00A13A6C">
        <w:rPr>
          <w:rFonts w:ascii="Times New Roman" w:hAnsi="Times New Roman" w:cs="Times New Roman"/>
        </w:rPr>
        <w:t xml:space="preserve"> </w:t>
      </w:r>
      <w:r w:rsidRPr="00A13A6C">
        <w:rPr>
          <w:rFonts w:ascii="Times New Roman" w:hAnsi="Times New Roman" w:cs="Times New Roman"/>
        </w:rPr>
        <w:t>Similarly, the pollen record from Laguna de la Roya indicates that, despite warmer temperatures characteris</w:t>
      </w:r>
      <w:r w:rsidR="00900683" w:rsidRPr="00A13A6C">
        <w:rPr>
          <w:rFonts w:ascii="Times New Roman" w:hAnsi="Times New Roman" w:cs="Times New Roman"/>
        </w:rPr>
        <w:t>ed</w:t>
      </w:r>
      <w:r w:rsidRPr="00A13A6C">
        <w:rPr>
          <w:rFonts w:ascii="Times New Roman" w:hAnsi="Times New Roman" w:cs="Times New Roman"/>
        </w:rPr>
        <w:t xml:space="preserve"> the first millennia of the Holocene, climatic conditions remained comparatively dry</w:t>
      </w:r>
      <w:r w:rsidR="00763272" w:rsidRPr="00A13A6C">
        <w:rPr>
          <w:rFonts w:ascii="Times New Roman" w:hAnsi="Times New Roman" w:cs="Times New Roman"/>
        </w:rPr>
        <w:t xml:space="preserve"> </w:t>
      </w:r>
      <w:r w:rsidR="00763272"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{"citationID":"2VXgf3cR","properties":{"unsorted":false,"formattedCitation":"(Allen {\\i{}et al.} 1996)","plainCitation":"(Allen et al. 1996)","noteIndex":0},"citationItems":[{"id":713,"uris":["http://zotero.org/users/local/ejn7Sn3P/items/Z4GTJHGT"],"itemData":{"id":713,"type":"article-journal","abstract":"A new pollen record from an upland lake in north-west Spain, Laguna de la Roya, spans the last ca 14,500 yrs and includes clear evidence of a Weichselian Lateglacial event correlative with the Younger Dryas. Pollen-climate response surfaces have been used to make quantitative reconstructions of palaeoclimate conditions at this and two other sites in the region. These reconstructions indicate that the climate was dry and cool during both the Late Weichselian and the Younger Dryas; in contrast, conditions during the Lateglacial Interstadial were relatively moist. During the early Holocene the climate was more continental in character than it has been for the last three millenia. Human activity has had a substantial impact upon the upland vegetation around Laguna de la Roya only during the last two millennia.","container-title":"Journal of Quaternary Science","DOI":"10.1002/(SICI)1099-1417(199603/04)11:2&lt;125::AID-JQS232&gt;3.0.CO;2-U","ISSN":"1099-1417","issue":"2","language":"en","license":"Copyright © 1996 John Wiley &amp; Sons, Ltd.","note":"_eprint: https://onlinelibrary.wiley.com/doi/pdf/10.1002/%28SICI%291099-1417%28199603/04%2911%3A2%3C125%3A%3AAID-JQS232%3E3.0.CO%3B2-U","page":"125-147","source":"Wiley Online Library","title":"The vegetation and climate of northwest Iberia over the last 14,000 years","volume":"11","author":[{"family":"Allen","given":"Judy R. M."},{"family":"Huntley","given":"Brian"},{"family":"Watts","given":"William A."}],"issued":{"date-parts":[["1996"]]}}}],"schema":"https://github.com/citation-style-language/schema/raw/master/csl-citation.json"} </w:instrText>
      </w:r>
      <w:r w:rsidR="00763272" w:rsidRPr="00A13A6C">
        <w:rPr>
          <w:rFonts w:ascii="Times New Roman" w:hAnsi="Times New Roman" w:cs="Times New Roman"/>
        </w:rPr>
        <w:fldChar w:fldCharType="separate"/>
      </w:r>
      <w:r w:rsidR="00AE76CC" w:rsidRPr="00A13A6C">
        <w:rPr>
          <w:rFonts w:ascii="Times New Roman" w:hAnsi="Times New Roman" w:cs="Times New Roman"/>
        </w:rPr>
        <w:t xml:space="preserve">(Allen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1996)</w:t>
      </w:r>
      <w:r w:rsidR="00763272" w:rsidRPr="00A13A6C">
        <w:rPr>
          <w:rFonts w:ascii="Times New Roman" w:hAnsi="Times New Roman" w:cs="Times New Roman"/>
        </w:rPr>
        <w:fldChar w:fldCharType="end"/>
      </w:r>
      <w:r w:rsidRPr="00A13A6C">
        <w:rPr>
          <w:rFonts w:ascii="Times New Roman" w:hAnsi="Times New Roman" w:cs="Times New Roman"/>
        </w:rPr>
        <w:t>.</w:t>
      </w:r>
      <w:r w:rsidR="009678E3" w:rsidRPr="00A13A6C">
        <w:rPr>
          <w:rFonts w:ascii="Times New Roman" w:hAnsi="Times New Roman" w:cs="Times New Roman"/>
        </w:rPr>
        <w:t xml:space="preserve"> </w:t>
      </w:r>
      <w:r w:rsidR="003041AA" w:rsidRPr="00A13A6C">
        <w:rPr>
          <w:rFonts w:ascii="Times New Roman" w:hAnsi="Times New Roman" w:cs="Times New Roman"/>
        </w:rPr>
        <w:t>In this context</w:t>
      </w:r>
      <w:r w:rsidR="006E2022" w:rsidRPr="00A13A6C">
        <w:rPr>
          <w:rFonts w:ascii="Times New Roman" w:hAnsi="Times New Roman" w:cs="Times New Roman"/>
        </w:rPr>
        <w:t>, results</w:t>
      </w:r>
      <w:r w:rsidR="003041AA" w:rsidRPr="00A13A6C">
        <w:rPr>
          <w:rFonts w:ascii="Times New Roman" w:hAnsi="Times New Roman" w:cs="Times New Roman"/>
        </w:rPr>
        <w:t xml:space="preserve"> obtained</w:t>
      </w:r>
      <w:r w:rsidR="006E2022" w:rsidRPr="00A13A6C">
        <w:rPr>
          <w:rFonts w:ascii="Times New Roman" w:hAnsi="Times New Roman" w:cs="Times New Roman"/>
        </w:rPr>
        <w:t xml:space="preserve"> from Verdeospesoa suggest that increased mean annual precipitation did not translate into higher soil moisture </w:t>
      </w:r>
      <w:r w:rsidR="003041AA" w:rsidRPr="00A13A6C">
        <w:rPr>
          <w:rFonts w:ascii="Times New Roman" w:hAnsi="Times New Roman" w:cs="Times New Roman"/>
        </w:rPr>
        <w:t>conditions</w:t>
      </w:r>
      <w:r w:rsidR="006E2022" w:rsidRPr="00A13A6C">
        <w:rPr>
          <w:rFonts w:ascii="Times New Roman" w:hAnsi="Times New Roman" w:cs="Times New Roman"/>
        </w:rPr>
        <w:t xml:space="preserve"> between 11,000 and 10,000 cal yrs BP.</w:t>
      </w:r>
      <w:r w:rsidR="00B61F60" w:rsidRPr="00A13A6C">
        <w:rPr>
          <w:rFonts w:ascii="Times New Roman" w:hAnsi="Times New Roman" w:cs="Times New Roman"/>
        </w:rPr>
        <w:t xml:space="preserve"> </w:t>
      </w:r>
      <w:r w:rsidR="00DA3D15" w:rsidRPr="00A13A6C">
        <w:rPr>
          <w:rFonts w:ascii="Times New Roman" w:hAnsi="Times New Roman" w:cs="Times New Roman"/>
        </w:rPr>
        <w:t>In addition to higher solar insolation and increased potential evapotranspiration driven by orbital forcing</w:t>
      </w:r>
      <w:r w:rsidR="00F003CF" w:rsidRPr="00A13A6C">
        <w:rPr>
          <w:rFonts w:ascii="Times New Roman" w:hAnsi="Times New Roman" w:cs="Times New Roman"/>
        </w:rPr>
        <w:t xml:space="preserve"> </w:t>
      </w:r>
      <w:r w:rsidR="00DA3D15"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{"citationID":"QtcVD7WU","properties":{"unsorted":false,"formattedCitation":"(Berger &amp; Loutre 1991)","plainCitation":"(Berger &amp; Loutre 1991)","noteIndex":0},"citationItems":[{"id":727,"uris":["http://zotero.org/users/local/ejn7Sn3P/items/M8SBLW9M"],"itemData":{"id":727,"type":"article-journal","abstract":"New values for the astronomical parameters of the Earth's orbit and rotation (eccentricity, obliquity and precession) are proposed for paleoclimatic research related to the Late Miocene, the Pliocene and the Quaternary. They have been obtained from a numerical solution of the Lagrangian system of the planetary point masses and from an analytical solution of the Poisson equations of the Earth-Moon system. The analytical expansion developed in this paper allows the direct determination of the main frequencies with their phase and amplitude. Numerical and analytical comparisons with the former astronomical solution BER78 are performed so that the accuracy and the interval of time over which the new solution is valid can be estimated. The corresponding insolation values have also been computed and compared to the former ones. This analysis leads to the conclusion that the new values are expected to be reliable over the last 5 Ma in the time domain and at least over the last 10 Ma in the frequency domain.","container-title":"Quaternary Science Reviews","DOI":"10.1016/0277-3791(91)90033-Q","ISSN":"0277-3791","issue":"4","journalAbbreviation":"Quaternary Science Reviews","page":"297-317","source":"ScienceDirect","title":"Insolation values for the climate of the last 10 million years","volume":"10","author":[{"family":"Berger","given":"A."},{"family":"Loutre","given":"M. F."}],"issued":{"date-parts":[["1991",1,1]]}}}],"schema":"https://github.com/citation-style-language/schema/raw/master/csl-citation.json"} </w:instrText>
      </w:r>
      <w:r w:rsidR="00DA3D15" w:rsidRPr="00A13A6C">
        <w:rPr>
          <w:rFonts w:ascii="Times New Roman" w:hAnsi="Times New Roman" w:cs="Times New Roman"/>
        </w:rPr>
        <w:fldChar w:fldCharType="separate"/>
      </w:r>
      <w:r w:rsidR="00AE76CC" w:rsidRPr="00A13A6C">
        <w:rPr>
          <w:rFonts w:ascii="Times New Roman" w:hAnsi="Times New Roman" w:cs="Times New Roman"/>
        </w:rPr>
        <w:t>(Berger &amp; Loutre 1991)</w:t>
      </w:r>
      <w:r w:rsidR="00DA3D15" w:rsidRPr="00A13A6C">
        <w:rPr>
          <w:rFonts w:ascii="Times New Roman" w:hAnsi="Times New Roman" w:cs="Times New Roman"/>
        </w:rPr>
        <w:fldChar w:fldCharType="end"/>
      </w:r>
      <w:r w:rsidR="00DA3D15" w:rsidRPr="00A13A6C">
        <w:rPr>
          <w:rFonts w:ascii="Times New Roman" w:hAnsi="Times New Roman" w:cs="Times New Roman"/>
        </w:rPr>
        <w:t>, land cover transformations may also have played an important role</w:t>
      </w:r>
      <w:r w:rsidR="00C97F4F" w:rsidRPr="00A13A6C">
        <w:rPr>
          <w:rFonts w:ascii="Times New Roman" w:hAnsi="Times New Roman" w:cs="Times New Roman"/>
        </w:rPr>
        <w:t xml:space="preserve"> on soil hydrological conditions</w:t>
      </w:r>
      <w:r w:rsidR="00DA3D15" w:rsidRPr="00A13A6C">
        <w:rPr>
          <w:rFonts w:ascii="Times New Roman" w:hAnsi="Times New Roman" w:cs="Times New Roman"/>
        </w:rPr>
        <w:t xml:space="preserve">. Recent studies have shown that vegetation greening and reforestation can significantly </w:t>
      </w:r>
      <w:r w:rsidR="00172CBA" w:rsidRPr="00A13A6C">
        <w:rPr>
          <w:rFonts w:ascii="Times New Roman" w:hAnsi="Times New Roman" w:cs="Times New Roman"/>
        </w:rPr>
        <w:t>intensify</w:t>
      </w:r>
      <w:r w:rsidR="00DA3D15" w:rsidRPr="00A13A6C">
        <w:rPr>
          <w:rFonts w:ascii="Times New Roman" w:hAnsi="Times New Roman" w:cs="Times New Roman"/>
        </w:rPr>
        <w:t xml:space="preserve"> soil drought, as increases in water consumption through enhanced evapotranspiration frequently outweigh gains from increased precipitation </w:t>
      </w:r>
      <w:r w:rsidR="00F003CF"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{"citationID":"6JGtiIT4","properties":{"unsorted":false,"formattedCitation":"(Qu {\\i{}et al.} 2026)","plainCitation":"(Qu et al. 2026)","noteIndex":0},"citationItems":[{"id":723,"uris":["http://zotero.org/users/local/ejn7Sn3P/items/273XN9CP"],"itemData":{"id":723,"type":"article-journal","abstract":"Recent decades have witnessed a concurrent increase in global vegetation greenness and soil dryness, with the latter manifested through intensified soil droughts and declining soil moisture trends. Despite previous insight into the damage of soil dryness on vegetation, whether and to what extent vegetation greening has in turn exacerbated soil dryness remains virtually unknown. This limits our ability to anticipate water resource crises and adapt to climate change. Here we evaluated the effects of vegetation greenness on soil drought (ESD) and soil moisture trend (EST) from 1982 to 2020. Results indicated that ESD and EST were negative in 71% and 59% of vegetated places, respectively, mainly manifested as exacerbated soil drought and accelerated soil drying trend induced by vegetation greening. Across the aridity gradient, both effects peaked in the semi-arid or dry sub-humid zone before diminishing toward the humid zone. And vegetation exerted stronger ESD and EST than both effects of precipitation and temperature in 19% and 44% of vegetated places, respectively. Notably, negative ESD and EST significantly intensified over time, driven primarily by increasing transpiration dominance in evapotranspiration partitioning. Yet, some Earth system models poorly simulated these effects of vegetation on soil dryness and even distorted their temporal evolution. These findings highlight the urgent need for sustainable ecological management to mitigate hydrological risk associated with global greening.","container-title":"Global Change Biology","DOI":"10.1111/gcb.70901","ISSN":"1365-2486","issue":"5","language":"en","license":"© 2026 John Wiley &amp; Sons Ltd.","note":"_eprint: https://onlinelibrary.wiley.com/doi/pdf/10.1111/gcb.70901","page":"e70901","source":"Wiley Online Library","title":"Global Vegetation Greening Is Exacerbating Soil Dryness","volume":"32","author":[{"family":"Qu","given":"Zhuoran"},{"family":"Li","given":"Xiaoyan"},{"family":"Peñuelas","given":"Josep"},{"family":"Chen","given":"Deliang"},{"family":"Miao","given":"Chiyuan"},{"family":"Shi","given":"Fangzhong"},{"family":"Deng","given":"Yuanhong"},{"family":"Yang","given":"Chao"}],"issued":{"date-parts":[["2026"]]}}}],"schema":"https://github.com/citation-style-language/schema/raw/master/csl-citation.json"} </w:instrText>
      </w:r>
      <w:r w:rsidR="00F003CF" w:rsidRPr="00A13A6C">
        <w:rPr>
          <w:rFonts w:ascii="Times New Roman" w:hAnsi="Times New Roman" w:cs="Times New Roman"/>
        </w:rPr>
        <w:fldChar w:fldCharType="separate"/>
      </w:r>
      <w:r w:rsidR="00AE76CC" w:rsidRPr="00A13A6C">
        <w:rPr>
          <w:rFonts w:ascii="Times New Roman" w:hAnsi="Times New Roman" w:cs="Times New Roman"/>
        </w:rPr>
        <w:t xml:space="preserve">(Qu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2026)</w:t>
      </w:r>
      <w:r w:rsidR="00F003CF" w:rsidRPr="00A13A6C">
        <w:rPr>
          <w:rFonts w:ascii="Times New Roman" w:hAnsi="Times New Roman" w:cs="Times New Roman"/>
        </w:rPr>
        <w:fldChar w:fldCharType="end"/>
      </w:r>
      <w:r w:rsidR="00F003CF" w:rsidRPr="00A13A6C">
        <w:rPr>
          <w:rFonts w:ascii="Times New Roman" w:hAnsi="Times New Roman" w:cs="Times New Roman"/>
        </w:rPr>
        <w:t xml:space="preserve">. </w:t>
      </w:r>
      <w:r w:rsidR="00172CBA" w:rsidRPr="00A13A6C">
        <w:rPr>
          <w:rFonts w:ascii="Times New Roman" w:hAnsi="Times New Roman" w:cs="Times New Roman"/>
        </w:rPr>
        <w:t>In this connection, t</w:t>
      </w:r>
      <w:r w:rsidR="00F003CF" w:rsidRPr="00A13A6C">
        <w:rPr>
          <w:rFonts w:ascii="Times New Roman" w:hAnsi="Times New Roman" w:cs="Times New Roman"/>
        </w:rPr>
        <w:t>he relevance of soil hydrological status is that</w:t>
      </w:r>
      <w:r w:rsidR="00DA3D15" w:rsidRPr="00A13A6C">
        <w:rPr>
          <w:rFonts w:ascii="Times New Roman" w:hAnsi="Times New Roman" w:cs="Times New Roman"/>
        </w:rPr>
        <w:t xml:space="preserve"> soil moisture strongly modulates the impacts of climate change on </w:t>
      </w:r>
      <w:r w:rsidR="00DA3D15" w:rsidRPr="00A13A6C">
        <w:rPr>
          <w:rFonts w:ascii="Times New Roman" w:hAnsi="Times New Roman" w:cs="Times New Roman"/>
        </w:rPr>
        <w:lastRenderedPageBreak/>
        <w:t xml:space="preserve">terrestrial ecosystems </w:t>
      </w:r>
      <w:r w:rsidR="00F003CF" w:rsidRPr="00A13A6C">
        <w:rPr>
          <w:rFonts w:ascii="Times New Roman" w:hAnsi="Times New Roman" w:cs="Times New Roman"/>
        </w:rPr>
        <w:fldChar w:fldCharType="begin"/>
      </w:r>
      <w:r w:rsidR="00AE76CC" w:rsidRPr="00A13A6C">
        <w:rPr>
          <w:rFonts w:ascii="Times New Roman" w:hAnsi="Times New Roman" w:cs="Times New Roman"/>
        </w:rPr>
        <w:instrText xml:space="preserve"> ADDIN ZOTERO_ITEM CSL_CITATION {"citationID":"ThcLKItj","properties":{"unsorted":false,"formattedCitation":"(Vereecken {\\i{}et al.} 2022)","plainCitation":"(Vereecken et al. 2022)","noteIndex":0},"citationItems":[{"id":721,"uris":["http://zotero.org/users/local/ejn7Sn3P/items/8BXBMD9X"],"itemData":{"id":721,"type":"article-journal","abstract":"Soil hydrological processes (SHP) support ecosystems, modulate the impact of climate change on terrestrial systems and control feedback mechanisms between water, energy and biogeochemical cycles. However, land-use changes and extreme events are increasingly impacting these processes. In this Review, we describe SHP across scales and examine their links with soil properties, ecosystem processes and climate. Soil structure influences SHP such as infiltration, soil water redistribution and root water uptake on small scales. On local scales, SHP are driven by root water uptake, vegetation and groundwater dynamics. Regionally, SHP are impacted by extreme events such as droughts, floods, heatwaves and land-use change; however, antecedent and current SHP partially determine the broader effects of extreme events. Emerging technologies such as wireless and automated sensing, soil moisture observation through novel synthetic aperture radars satellites, big data analysis and machine learning approaches offer unique opportunities to advance soil hydrology. These advances, in tandem with the inclusion of more key soil types and properties in models, will be pivotal in predicting the role of SHP during global change.","container-title":"Nature Reviews Earth &amp; Environment","DOI":"10.1038/s43017-022-00324-6","ISSN":"2662-138X","issue":"9","journalAbbreviation":"Nat Rev Earth Environ","language":"en","license":"2022 Springer Nature Limited","page":"573-587","publisher":"Nature Publishing Group","source":"www.nature.com","title":"Soil hydrology in the Earth system","volume":"3","author":[{"family":"Vereecken","given":"Harry"},{"family":"Amelung","given":"Wulf"},{"family":"Bauke","given":"Sara L."},{"family":"Bogena","given":"Heye"},{"family":"Brüggemann","given":"Nicolas"},{"family":"Montzka","given":"Carsten"},{"family":"Vanderborght","given":"Jan"},{"family":"Bechtold","given":"Michel"},{"family":"Blöschl","given":"Günter"},{"family":"Carminati","given":"Andrea"},{"family":"Javaux","given":"Mathieu"},{"family":"Konings","given":"Alexandra G."},{"family":"Kusche","given":"Jürgen"},{"family":"Neuweiler","given":"Insa"},{"family":"Or","given":"Dani"},{"family":"Steele-Dunne","given":"Susan"},{"family":"Verhoef","given":"Anne"},{"family":"Young","given":"Michael"},{"family":"Zhang","given":"Yonggen"}],"issued":{"date-parts":[["2022",9]]}}}],"schema":"https://github.com/citation-style-language/schema/raw/master/csl-citation.json"} </w:instrText>
      </w:r>
      <w:r w:rsidR="00F003CF" w:rsidRPr="00A13A6C">
        <w:rPr>
          <w:rFonts w:ascii="Times New Roman" w:hAnsi="Times New Roman" w:cs="Times New Roman"/>
        </w:rPr>
        <w:fldChar w:fldCharType="separate"/>
      </w:r>
      <w:r w:rsidR="00AE76CC" w:rsidRPr="00A13A6C">
        <w:rPr>
          <w:rFonts w:ascii="Times New Roman" w:hAnsi="Times New Roman" w:cs="Times New Roman"/>
        </w:rPr>
        <w:t xml:space="preserve">(Vereecken </w:t>
      </w:r>
      <w:r w:rsidR="00AE76CC" w:rsidRPr="00A13A6C">
        <w:rPr>
          <w:rFonts w:ascii="Times New Roman" w:hAnsi="Times New Roman" w:cs="Times New Roman"/>
          <w:i/>
          <w:iCs/>
        </w:rPr>
        <w:t>et al.</w:t>
      </w:r>
      <w:r w:rsidR="00AE76CC" w:rsidRPr="00A13A6C">
        <w:rPr>
          <w:rFonts w:ascii="Times New Roman" w:hAnsi="Times New Roman" w:cs="Times New Roman"/>
        </w:rPr>
        <w:t xml:space="preserve"> 2022)</w:t>
      </w:r>
      <w:r w:rsidR="00F003CF" w:rsidRPr="00A13A6C">
        <w:rPr>
          <w:rFonts w:ascii="Times New Roman" w:hAnsi="Times New Roman" w:cs="Times New Roman"/>
        </w:rPr>
        <w:fldChar w:fldCharType="end"/>
      </w:r>
      <w:r w:rsidR="00DA3D15" w:rsidRPr="00A13A6C">
        <w:rPr>
          <w:rFonts w:ascii="Times New Roman" w:hAnsi="Times New Roman" w:cs="Times New Roman"/>
        </w:rPr>
        <w:t xml:space="preserve">. </w:t>
      </w:r>
      <w:r w:rsidR="00FE2073" w:rsidRPr="00A13A6C">
        <w:rPr>
          <w:rFonts w:ascii="Times New Roman" w:hAnsi="Times New Roman" w:cs="Times New Roman"/>
        </w:rPr>
        <w:t>Therefore, future studies should further explore the extent to which shifts in soil hydrological conditions during the Early Holocene may have altered ecosystem</w:t>
      </w:r>
      <w:r w:rsidR="00D53ACA" w:rsidRPr="00A13A6C">
        <w:rPr>
          <w:rFonts w:ascii="Times New Roman" w:hAnsi="Times New Roman" w:cs="Times New Roman"/>
        </w:rPr>
        <w:t>s</w:t>
      </w:r>
      <w:r w:rsidR="00FE2073" w:rsidRPr="00A13A6C">
        <w:rPr>
          <w:rFonts w:ascii="Times New Roman" w:hAnsi="Times New Roman" w:cs="Times New Roman"/>
        </w:rPr>
        <w:t xml:space="preserve"> vulnerability to climate change.</w:t>
      </w:r>
    </w:p>
    <w:p w14:paraId="7F70C16D" w14:textId="03BDC51D" w:rsidR="00B66119" w:rsidRPr="00A13A6C" w:rsidRDefault="00AD1F96" w:rsidP="00661000">
      <w:pPr>
        <w:spacing w:before="120" w:after="120" w:line="480" w:lineRule="auto"/>
        <w:jc w:val="both"/>
        <w:rPr>
          <w:rFonts w:ascii="Times New Roman" w:hAnsi="Times New Roman" w:cs="Times New Roman"/>
        </w:rPr>
      </w:pPr>
      <w:r w:rsidRPr="00A13A6C">
        <w:rPr>
          <w:rFonts w:ascii="Times New Roman" w:hAnsi="Times New Roman" w:cs="Times New Roman"/>
        </w:rPr>
        <w:t xml:space="preserve">Despite the multi-proxy approach employed in this study, </w:t>
      </w:r>
      <w:r w:rsidR="00C2490E" w:rsidRPr="00A13A6C">
        <w:rPr>
          <w:rFonts w:ascii="Times New Roman" w:hAnsi="Times New Roman" w:cs="Times New Roman"/>
        </w:rPr>
        <w:t>a few</w:t>
      </w:r>
      <w:r w:rsidRPr="00A13A6C">
        <w:rPr>
          <w:rFonts w:ascii="Times New Roman" w:hAnsi="Times New Roman" w:cs="Times New Roman"/>
        </w:rPr>
        <w:t xml:space="preserve"> limitations should be acknowledged. First, the age-depth model is based on bulk </w:t>
      </w:r>
      <w:r w:rsidR="00326221" w:rsidRPr="00A13A6C">
        <w:rPr>
          <w:rFonts w:ascii="Times New Roman" w:hAnsi="Times New Roman" w:cs="Times New Roman"/>
        </w:rPr>
        <w:t>samples, which can incorporate reworked</w:t>
      </w:r>
      <w:r w:rsidRPr="00A13A6C">
        <w:rPr>
          <w:rFonts w:ascii="Times New Roman" w:hAnsi="Times New Roman" w:cs="Times New Roman"/>
        </w:rPr>
        <w:t xml:space="preserve"> organic carbon from surrounding soils or underlying sediments. However, the internal consistency of the radiocarbon dates and the absence of age reversals suggest that any bias is minimal. Second, the compound-specific</w:t>
      </w:r>
      <w:r w:rsidR="00864FCA" w:rsidRPr="00A13A6C">
        <w:rPr>
          <w:rFonts w:ascii="Times New Roman" w:hAnsi="Times New Roman" w:cs="Times New Roman"/>
        </w:rPr>
        <w:t xml:space="preserve"> stable</w:t>
      </w:r>
      <w:r w:rsidRPr="00A13A6C">
        <w:rPr>
          <w:rFonts w:ascii="Times New Roman" w:hAnsi="Times New Roman" w:cs="Times New Roman"/>
        </w:rPr>
        <w:t xml:space="preserve"> isotope data reflect integrated signals from multiple source organisms and are subject to biosynthetic fractionation effects that may vary </w:t>
      </w:r>
      <w:r w:rsidR="0034178A" w:rsidRPr="00A13A6C">
        <w:rPr>
          <w:rFonts w:ascii="Times New Roman" w:hAnsi="Times New Roman" w:cs="Times New Roman"/>
        </w:rPr>
        <w:t>between</w:t>
      </w:r>
      <w:r w:rsidRPr="00A13A6C">
        <w:rPr>
          <w:rFonts w:ascii="Times New Roman" w:hAnsi="Times New Roman" w:cs="Times New Roman"/>
        </w:rPr>
        <w:t xml:space="preserve"> species</w:t>
      </w:r>
      <w:r w:rsidR="002243E1" w:rsidRPr="00A13A6C">
        <w:rPr>
          <w:rFonts w:ascii="Times New Roman" w:hAnsi="Times New Roman" w:cs="Times New Roman"/>
        </w:rPr>
        <w:t>,</w:t>
      </w:r>
      <w:r w:rsidR="0034178A" w:rsidRPr="00A13A6C">
        <w:rPr>
          <w:rFonts w:ascii="Times New Roman" w:hAnsi="Times New Roman" w:cs="Times New Roman"/>
        </w:rPr>
        <w:t xml:space="preserve"> so future studies should incorporate calibration</w:t>
      </w:r>
      <w:r w:rsidRPr="00A13A6C">
        <w:rPr>
          <w:rFonts w:ascii="Times New Roman" w:hAnsi="Times New Roman" w:cs="Times New Roman"/>
        </w:rPr>
        <w:t xml:space="preserve"> of fractionation factors for the specific plant taxa present at Verdeospesoa. Third, the </w:t>
      </w:r>
      <w:r w:rsidR="00FE2073" w:rsidRPr="00A13A6C">
        <w:rPr>
          <w:rFonts w:ascii="Times New Roman" w:hAnsi="Times New Roman" w:cs="Times New Roman"/>
        </w:rPr>
        <w:t>sedaDNA</w:t>
      </w:r>
      <w:r w:rsidRPr="00A13A6C">
        <w:rPr>
          <w:rFonts w:ascii="Times New Roman" w:hAnsi="Times New Roman" w:cs="Times New Roman"/>
        </w:rPr>
        <w:t xml:space="preserve"> </w:t>
      </w:r>
      <w:r w:rsidR="00FE2073" w:rsidRPr="00A13A6C">
        <w:rPr>
          <w:rFonts w:ascii="Times New Roman" w:hAnsi="Times New Roman" w:cs="Times New Roman"/>
        </w:rPr>
        <w:t>data</w:t>
      </w:r>
      <w:r w:rsidRPr="00A13A6C">
        <w:rPr>
          <w:rFonts w:ascii="Times New Roman" w:hAnsi="Times New Roman" w:cs="Times New Roman"/>
        </w:rPr>
        <w:t xml:space="preserve"> exhibits low taxonomic richness and poor detection of most taxa across PCR replicates</w:t>
      </w:r>
      <w:r w:rsidR="0034178A" w:rsidRPr="00A13A6C">
        <w:rPr>
          <w:rFonts w:ascii="Times New Roman" w:hAnsi="Times New Roman" w:cs="Times New Roman"/>
        </w:rPr>
        <w:t xml:space="preserve">, which </w:t>
      </w:r>
      <w:r w:rsidRPr="00A13A6C">
        <w:rPr>
          <w:rFonts w:ascii="Times New Roman" w:hAnsi="Times New Roman" w:cs="Times New Roman"/>
        </w:rPr>
        <w:t xml:space="preserve">reflects </w:t>
      </w:r>
      <w:r w:rsidR="00FE2073" w:rsidRPr="00A13A6C">
        <w:rPr>
          <w:rFonts w:ascii="Times New Roman" w:hAnsi="Times New Roman" w:cs="Times New Roman"/>
        </w:rPr>
        <w:t>low</w:t>
      </w:r>
      <w:r w:rsidRPr="00A13A6C">
        <w:rPr>
          <w:rFonts w:ascii="Times New Roman" w:hAnsi="Times New Roman" w:cs="Times New Roman"/>
        </w:rPr>
        <w:t xml:space="preserve"> DNA preservation</w:t>
      </w:r>
      <w:r w:rsidR="0034178A" w:rsidRPr="00A13A6C">
        <w:rPr>
          <w:rFonts w:ascii="Times New Roman" w:hAnsi="Times New Roman" w:cs="Times New Roman"/>
        </w:rPr>
        <w:t>.</w:t>
      </w:r>
      <w:r w:rsidRPr="00A13A6C">
        <w:rPr>
          <w:rFonts w:ascii="Times New Roman" w:hAnsi="Times New Roman" w:cs="Times New Roman"/>
        </w:rPr>
        <w:t xml:space="preserve"> Finally, </w:t>
      </w:r>
      <w:r w:rsidR="002243E1" w:rsidRPr="00A13A6C">
        <w:rPr>
          <w:rFonts w:ascii="Times New Roman" w:hAnsi="Times New Roman" w:cs="Times New Roman"/>
        </w:rPr>
        <w:t>t</w:t>
      </w:r>
      <w:r w:rsidR="00B66119" w:rsidRPr="00A13A6C">
        <w:rPr>
          <w:rFonts w:ascii="Times New Roman" w:hAnsi="Times New Roman" w:cs="Times New Roman"/>
        </w:rPr>
        <w:t>his study focuses on the Pleistocene–Holocene transition and includes only the first millennium of the Early Holocene; therefore, future work should extend the analysis across the remainder of the Holocene</w:t>
      </w:r>
      <w:r w:rsidR="00FE49C4" w:rsidRPr="00A13A6C">
        <w:rPr>
          <w:rFonts w:ascii="Times New Roman" w:hAnsi="Times New Roman" w:cs="Times New Roman"/>
        </w:rPr>
        <w:t>.</w:t>
      </w:r>
    </w:p>
    <w:p w14:paraId="3A2C2216" w14:textId="77777777" w:rsidR="00217270" w:rsidRPr="00A13A6C" w:rsidRDefault="00217270" w:rsidP="00661000">
      <w:pPr>
        <w:spacing w:before="120" w:after="120" w:line="480" w:lineRule="auto"/>
        <w:jc w:val="both"/>
        <w:rPr>
          <w:rFonts w:ascii="Times New Roman" w:hAnsi="Times New Roman" w:cs="Times New Roman"/>
        </w:rPr>
      </w:pPr>
    </w:p>
    <w:p w14:paraId="085C2690" w14:textId="706AC775" w:rsidR="00A0551E" w:rsidRPr="00A13A6C" w:rsidRDefault="00F3600E" w:rsidP="00661000">
      <w:pPr>
        <w:spacing w:before="120" w:after="120" w:line="480" w:lineRule="auto"/>
        <w:jc w:val="both"/>
        <w:rPr>
          <w:rFonts w:ascii="Times New Roman" w:hAnsi="Times New Roman" w:cs="Times New Roman"/>
          <w:b/>
          <w:bCs/>
        </w:rPr>
      </w:pPr>
      <w:r w:rsidRPr="00A13A6C">
        <w:rPr>
          <w:rFonts w:ascii="Times New Roman" w:hAnsi="Times New Roman" w:cs="Times New Roman"/>
          <w:b/>
          <w:bCs/>
        </w:rPr>
        <w:t>CONCLUSIONS</w:t>
      </w:r>
    </w:p>
    <w:p w14:paraId="251625B3" w14:textId="7094D27B" w:rsidR="00B66119" w:rsidRPr="00A13A6C" w:rsidRDefault="000B284F" w:rsidP="00661000">
      <w:pPr>
        <w:spacing w:before="120" w:after="120" w:line="480" w:lineRule="auto"/>
        <w:jc w:val="both"/>
        <w:rPr>
          <w:rFonts w:ascii="Times New Roman" w:hAnsi="Times New Roman" w:cs="Times New Roman"/>
        </w:rPr>
      </w:pPr>
      <w:r w:rsidRPr="00A13A6C">
        <w:rPr>
          <w:rFonts w:ascii="Times New Roman" w:hAnsi="Times New Roman" w:cs="Times New Roman"/>
        </w:rPr>
        <w:t>The</w:t>
      </w:r>
      <w:r w:rsidR="00302192" w:rsidRPr="00A13A6C">
        <w:rPr>
          <w:rFonts w:ascii="Times New Roman" w:hAnsi="Times New Roman" w:cs="Times New Roman"/>
        </w:rPr>
        <w:t xml:space="preserve"> Verdeospesoa peat bog</w:t>
      </w:r>
      <w:r w:rsidRPr="00A13A6C">
        <w:rPr>
          <w:rFonts w:ascii="Times New Roman" w:hAnsi="Times New Roman" w:cs="Times New Roman"/>
        </w:rPr>
        <w:t xml:space="preserve"> record</w:t>
      </w:r>
      <w:r w:rsidR="00302192" w:rsidRPr="00A13A6C">
        <w:rPr>
          <w:rFonts w:ascii="Times New Roman" w:hAnsi="Times New Roman" w:cs="Times New Roman"/>
        </w:rPr>
        <w:t xml:space="preserve"> </w:t>
      </w:r>
      <w:r w:rsidR="00E14153" w:rsidRPr="00A13A6C">
        <w:rPr>
          <w:rFonts w:ascii="Times New Roman" w:hAnsi="Times New Roman" w:cs="Times New Roman"/>
        </w:rPr>
        <w:t>indicates</w:t>
      </w:r>
      <w:r w:rsidR="00302192" w:rsidRPr="00A13A6C">
        <w:rPr>
          <w:rFonts w:ascii="Times New Roman" w:hAnsi="Times New Roman" w:cs="Times New Roman"/>
        </w:rPr>
        <w:t xml:space="preserve"> that the Pleistocene–Holocene transition in the Cantabrian Region involved a fundamental vegetation reorganisation, shifting from a mosaic of open grasslands and wetland habitats </w:t>
      </w:r>
      <w:r w:rsidR="006D068D" w:rsidRPr="00A13A6C">
        <w:rPr>
          <w:rFonts w:ascii="Times New Roman" w:hAnsi="Times New Roman" w:cs="Times New Roman"/>
        </w:rPr>
        <w:t>to increasingly forested landscapes</w:t>
      </w:r>
      <w:r w:rsidR="00302192" w:rsidRPr="00A13A6C">
        <w:rPr>
          <w:rFonts w:ascii="Times New Roman" w:hAnsi="Times New Roman" w:cs="Times New Roman"/>
        </w:rPr>
        <w:t xml:space="preserve">. Our results further reveal that soil moisture availability was a critical mediator of ecosystem responses, often decoupled from precipitation trends. During the coldest phases of MIS 2, reduced potential evapotranspiration sustained wetland habitats despite low precipitation, as indicated by evaporatively enriched δD values in mid-chain n-alkanes. </w:t>
      </w:r>
      <w:r w:rsidR="004D26B2" w:rsidRPr="00A13A6C">
        <w:rPr>
          <w:rFonts w:ascii="Times New Roman" w:hAnsi="Times New Roman" w:cs="Times New Roman"/>
        </w:rPr>
        <w:t>Conversely, mean annual temperature and precipitation increased during the Bølling–Allerød, initiating a</w:t>
      </w:r>
      <w:r w:rsidR="0015546A" w:rsidRPr="00A13A6C">
        <w:rPr>
          <w:rFonts w:ascii="Times New Roman" w:hAnsi="Times New Roman" w:cs="Times New Roman"/>
        </w:rPr>
        <w:t xml:space="preserve">n </w:t>
      </w:r>
      <w:r w:rsidR="004D26B2" w:rsidRPr="00A13A6C">
        <w:rPr>
          <w:rFonts w:ascii="Times New Roman" w:hAnsi="Times New Roman" w:cs="Times New Roman"/>
        </w:rPr>
        <w:t>expansion of forests that reached its maximum extent during the Holocene.</w:t>
      </w:r>
      <w:r w:rsidR="0015546A" w:rsidRPr="00A13A6C">
        <w:rPr>
          <w:rFonts w:ascii="Times New Roman" w:hAnsi="Times New Roman" w:cs="Times New Roman"/>
        </w:rPr>
        <w:t xml:space="preserve"> Nevertheless, </w:t>
      </w:r>
      <w:r w:rsidR="00302192" w:rsidRPr="00A13A6C">
        <w:rPr>
          <w:rFonts w:ascii="Times New Roman" w:hAnsi="Times New Roman" w:cs="Times New Roman"/>
        </w:rPr>
        <w:t xml:space="preserve">the Early Holocene witnessed reduced effective soil moisture despite higher precipitation, evidenced by enriched δD and δ¹³C </w:t>
      </w:r>
      <w:r w:rsidR="00302192" w:rsidRPr="00A13A6C">
        <w:rPr>
          <w:rFonts w:ascii="Times New Roman" w:hAnsi="Times New Roman" w:cs="Times New Roman"/>
        </w:rPr>
        <w:lastRenderedPageBreak/>
        <w:t xml:space="preserve">values across all n-alkane homologues and declining hydro-hygrophytic taxa. Process-based land cover simulations confirm that rising temperatures and solar insolation amplified evapotranspiration, offsetting precipitation gains and driving the decline of flood-tolerant plant functional types. These findings underscore that environmental responses </w:t>
      </w:r>
      <w:r w:rsidR="00142536" w:rsidRPr="00A13A6C">
        <w:rPr>
          <w:rFonts w:ascii="Times New Roman" w:hAnsi="Times New Roman" w:cs="Times New Roman"/>
        </w:rPr>
        <w:t>to</w:t>
      </w:r>
      <w:r w:rsidR="000B2A90" w:rsidRPr="00A13A6C">
        <w:rPr>
          <w:rFonts w:ascii="Times New Roman" w:hAnsi="Times New Roman" w:cs="Times New Roman"/>
        </w:rPr>
        <w:t xml:space="preserve"> the Pleistocene-Holocene</w:t>
      </w:r>
      <w:r w:rsidR="00302192" w:rsidRPr="00A13A6C">
        <w:rPr>
          <w:rFonts w:ascii="Times New Roman" w:hAnsi="Times New Roman" w:cs="Times New Roman"/>
        </w:rPr>
        <w:t xml:space="preserve"> climate transition </w:t>
      </w:r>
      <w:r w:rsidR="00C544B0" w:rsidRPr="00A13A6C">
        <w:rPr>
          <w:rFonts w:ascii="Times New Roman" w:hAnsi="Times New Roman" w:cs="Times New Roman"/>
        </w:rPr>
        <w:t>were</w:t>
      </w:r>
      <w:r w:rsidR="00302192" w:rsidRPr="00A13A6C">
        <w:rPr>
          <w:rFonts w:ascii="Times New Roman" w:hAnsi="Times New Roman" w:cs="Times New Roman"/>
        </w:rPr>
        <w:t xml:space="preserve"> controlled by a shifting balance between precipitation inputs and evaporative demand, rather than by linear responses to warming. The integration of local-scale </w:t>
      </w:r>
      <w:r w:rsidR="00B81906" w:rsidRPr="00A13A6C">
        <w:rPr>
          <w:rFonts w:ascii="Times New Roman" w:hAnsi="Times New Roman" w:cs="Times New Roman"/>
        </w:rPr>
        <w:t xml:space="preserve">lipid </w:t>
      </w:r>
      <w:r w:rsidR="00302192" w:rsidRPr="00A13A6C">
        <w:rPr>
          <w:rFonts w:ascii="Times New Roman" w:hAnsi="Times New Roman" w:cs="Times New Roman"/>
        </w:rPr>
        <w:t xml:space="preserve">biomarker </w:t>
      </w:r>
      <w:r w:rsidR="00B81906" w:rsidRPr="00A13A6C">
        <w:rPr>
          <w:rFonts w:ascii="Times New Roman" w:hAnsi="Times New Roman" w:cs="Times New Roman"/>
        </w:rPr>
        <w:t>and sedaDNA data</w:t>
      </w:r>
      <w:r w:rsidR="00302192" w:rsidRPr="00A13A6C">
        <w:rPr>
          <w:rFonts w:ascii="Times New Roman" w:hAnsi="Times New Roman" w:cs="Times New Roman"/>
        </w:rPr>
        <w:t xml:space="preserve">, regional pollen </w:t>
      </w:r>
      <w:r w:rsidR="00B81906" w:rsidRPr="00A13A6C">
        <w:rPr>
          <w:rFonts w:ascii="Times New Roman" w:hAnsi="Times New Roman" w:cs="Times New Roman"/>
        </w:rPr>
        <w:t>signals</w:t>
      </w:r>
      <w:r w:rsidR="00302192" w:rsidRPr="00A13A6C">
        <w:rPr>
          <w:rFonts w:ascii="Times New Roman" w:hAnsi="Times New Roman" w:cs="Times New Roman"/>
        </w:rPr>
        <w:t xml:space="preserve">, and process-based modelling proved essential for disentangling these dynamics. </w:t>
      </w:r>
    </w:p>
    <w:p w14:paraId="4018147E" w14:textId="77777777" w:rsidR="002E12E8" w:rsidRPr="00A13A6C" w:rsidRDefault="002E12E8" w:rsidP="00661000">
      <w:pPr>
        <w:spacing w:before="120" w:after="120" w:line="480" w:lineRule="auto"/>
        <w:rPr>
          <w:rFonts w:ascii="Times New Roman" w:hAnsi="Times New Roman" w:cs="Times New Roman"/>
          <w:b/>
          <w:bCs/>
        </w:rPr>
      </w:pPr>
      <w:r w:rsidRPr="00A13A6C">
        <w:rPr>
          <w:rFonts w:ascii="Times New Roman" w:hAnsi="Times New Roman" w:cs="Times New Roman"/>
          <w:b/>
          <w:bCs/>
        </w:rPr>
        <w:t>Acknowledgements</w:t>
      </w:r>
    </w:p>
    <w:p w14:paraId="76D6FB1D" w14:textId="1C76B954" w:rsidR="002E12E8" w:rsidRPr="00A13A6C" w:rsidRDefault="002E12E8" w:rsidP="00661000">
      <w:pPr>
        <w:spacing w:before="120" w:after="120" w:line="480" w:lineRule="auto"/>
        <w:jc w:val="both"/>
        <w:rPr>
          <w:rFonts w:ascii="Times New Roman" w:hAnsi="Times New Roman" w:cs="Times New Roman"/>
        </w:rPr>
      </w:pPr>
      <w:r w:rsidRPr="00A13A6C">
        <w:rPr>
          <w:rFonts w:ascii="Times New Roman" w:hAnsi="Times New Roman" w:cs="Times New Roman"/>
        </w:rPr>
        <w:t xml:space="preserve">The authors declare that they have no known interest or relationship, financial or otherwise, that is considered a potential source of conflict of interest. </w:t>
      </w:r>
      <w:r w:rsidR="00C83636" w:rsidRPr="00A13A6C">
        <w:rPr>
          <w:rFonts w:ascii="Times New Roman" w:hAnsi="Times New Roman" w:cs="Times New Roman"/>
        </w:rPr>
        <w:t xml:space="preserve">This research was funded by the Wenner-Gren Foundation (grant number: Gr. 10787; project </w:t>
      </w:r>
      <w:r w:rsidR="005B0E69" w:rsidRPr="00A13A6C">
        <w:rPr>
          <w:rFonts w:ascii="Times New Roman" w:hAnsi="Times New Roman" w:cs="Times New Roman"/>
        </w:rPr>
        <w:t>‘</w:t>
      </w:r>
      <w:r w:rsidR="00C83636" w:rsidRPr="00A13A6C">
        <w:rPr>
          <w:rFonts w:ascii="Times New Roman" w:hAnsi="Times New Roman" w:cs="Times New Roman"/>
        </w:rPr>
        <w:t>Shifting the human role in ecosystems: impact biodiversity erosion on the Late Pleistocene and Early Holocene human populations in Iberia</w:t>
      </w:r>
      <w:r w:rsidR="005B0E69" w:rsidRPr="00A13A6C">
        <w:rPr>
          <w:rFonts w:ascii="Times New Roman" w:hAnsi="Times New Roman" w:cs="Times New Roman"/>
        </w:rPr>
        <w:t>’</w:t>
      </w:r>
      <w:r w:rsidR="00C83636" w:rsidRPr="00A13A6C">
        <w:rPr>
          <w:rFonts w:ascii="Times New Roman" w:hAnsi="Times New Roman" w:cs="Times New Roman"/>
        </w:rPr>
        <w:t>). This research was also supported by the European Union under the Marie Skłodowska-Curie Postdoctoral Fellowship Programme (FOOD-WEBS project, No. 101207747, call HORIZON-MSCA-2024-PF-01) and the University of Cambridge, Department of Zoology. The views and opinions expressed are solely those of the authors and do not necessarily reflect those of the University or the European Commission.</w:t>
      </w:r>
    </w:p>
    <w:p w14:paraId="306C8378" w14:textId="77777777" w:rsidR="002E12E8" w:rsidRPr="00A13A6C" w:rsidRDefault="002E12E8" w:rsidP="00661000">
      <w:pPr>
        <w:spacing w:before="120" w:after="120" w:line="480" w:lineRule="auto"/>
        <w:rPr>
          <w:rFonts w:ascii="Times New Roman" w:hAnsi="Times New Roman" w:cs="Times New Roman"/>
        </w:rPr>
      </w:pPr>
    </w:p>
    <w:p w14:paraId="4DFC56DA" w14:textId="084730AB" w:rsidR="002E12E8" w:rsidRPr="00A13A6C" w:rsidRDefault="002E12E8" w:rsidP="00661000">
      <w:pPr>
        <w:spacing w:before="120" w:after="120" w:line="480" w:lineRule="auto"/>
        <w:rPr>
          <w:rFonts w:ascii="Times New Roman" w:hAnsi="Times New Roman" w:cs="Times New Roman"/>
          <w:b/>
          <w:bCs/>
        </w:rPr>
      </w:pPr>
      <w:r w:rsidRPr="00A13A6C">
        <w:rPr>
          <w:rFonts w:ascii="Times New Roman" w:hAnsi="Times New Roman" w:cs="Times New Roman"/>
          <w:b/>
          <w:bCs/>
        </w:rPr>
        <w:t>Author contributions</w:t>
      </w:r>
    </w:p>
    <w:p w14:paraId="199F19A6" w14:textId="5920EBBC" w:rsidR="003F2699" w:rsidRPr="00A13A6C" w:rsidRDefault="00444E78" w:rsidP="00661000">
      <w:pPr>
        <w:spacing w:before="120" w:after="120" w:line="480" w:lineRule="auto"/>
        <w:jc w:val="both"/>
        <w:rPr>
          <w:rFonts w:ascii="Times New Roman" w:hAnsi="Times New Roman" w:cs="Times New Roman"/>
        </w:rPr>
      </w:pPr>
      <w:r w:rsidRPr="00A13A6C">
        <w:rPr>
          <w:rFonts w:ascii="Times New Roman" w:hAnsi="Times New Roman" w:cs="Times New Roman"/>
        </w:rPr>
        <w:t>M.V.-C.</w:t>
      </w:r>
      <w:r w:rsidR="002E12E8" w:rsidRPr="00A13A6C">
        <w:rPr>
          <w:rFonts w:ascii="Times New Roman" w:hAnsi="Times New Roman" w:cs="Times New Roman"/>
        </w:rPr>
        <w:t xml:space="preserve">: conceptualisation, funding acquisition, </w:t>
      </w:r>
      <w:r w:rsidR="009B3B64" w:rsidRPr="00A13A6C">
        <w:rPr>
          <w:rFonts w:ascii="Times New Roman" w:hAnsi="Times New Roman" w:cs="Times New Roman"/>
        </w:rPr>
        <w:t xml:space="preserve">fieldwork, </w:t>
      </w:r>
      <w:r w:rsidR="002E12E8" w:rsidRPr="00A13A6C">
        <w:rPr>
          <w:rFonts w:ascii="Times New Roman" w:hAnsi="Times New Roman" w:cs="Times New Roman"/>
        </w:rPr>
        <w:t xml:space="preserve">formal analysis, investigation, visualisation, writing—original draft, and writing—. </w:t>
      </w:r>
      <w:r w:rsidR="003F2699" w:rsidRPr="00A13A6C">
        <w:rPr>
          <w:rFonts w:ascii="Times New Roman" w:hAnsi="Times New Roman" w:cs="Times New Roman"/>
        </w:rPr>
        <w:t>M.A.-S</w:t>
      </w:r>
      <w:r w:rsidR="009B3B64" w:rsidRPr="00A13A6C">
        <w:rPr>
          <w:rFonts w:ascii="Times New Roman" w:hAnsi="Times New Roman" w:cs="Times New Roman"/>
        </w:rPr>
        <w:t>.</w:t>
      </w:r>
      <w:r w:rsidR="002E12E8" w:rsidRPr="00A13A6C">
        <w:rPr>
          <w:rFonts w:ascii="Times New Roman" w:hAnsi="Times New Roman" w:cs="Times New Roman"/>
        </w:rPr>
        <w:t xml:space="preserve">: </w:t>
      </w:r>
      <w:r w:rsidR="003F2699" w:rsidRPr="00A13A6C">
        <w:rPr>
          <w:rFonts w:ascii="Times New Roman" w:hAnsi="Times New Roman" w:cs="Times New Roman"/>
        </w:rPr>
        <w:t>lipid biomarker measurement</w:t>
      </w:r>
      <w:r w:rsidR="002E12E8" w:rsidRPr="00A13A6C">
        <w:rPr>
          <w:rFonts w:ascii="Times New Roman" w:hAnsi="Times New Roman" w:cs="Times New Roman"/>
        </w:rPr>
        <w:t xml:space="preserve">, </w:t>
      </w:r>
      <w:r w:rsidR="003F2699" w:rsidRPr="00A13A6C">
        <w:rPr>
          <w:rFonts w:ascii="Times New Roman" w:hAnsi="Times New Roman" w:cs="Times New Roman"/>
        </w:rPr>
        <w:t>analysis,</w:t>
      </w:r>
      <w:r w:rsidR="002E12E8" w:rsidRPr="00A13A6C">
        <w:rPr>
          <w:rFonts w:ascii="Times New Roman" w:hAnsi="Times New Roman" w:cs="Times New Roman"/>
        </w:rPr>
        <w:t xml:space="preserve"> writing—original draft, and writing—.</w:t>
      </w:r>
      <w:r w:rsidR="003F2699" w:rsidRPr="00A13A6C">
        <w:rPr>
          <w:rFonts w:ascii="Times New Roman" w:hAnsi="Times New Roman" w:cs="Times New Roman"/>
        </w:rPr>
        <w:t xml:space="preserve"> S.P.-D.</w:t>
      </w:r>
      <w:r w:rsidR="009B3B64" w:rsidRPr="00A13A6C">
        <w:rPr>
          <w:rFonts w:ascii="Times New Roman" w:hAnsi="Times New Roman" w:cs="Times New Roman"/>
        </w:rPr>
        <w:t>: pollen analyses, fieldwork, writing—original draft, and writing—.</w:t>
      </w:r>
      <w:r w:rsidR="0035473E" w:rsidRPr="00A13A6C">
        <w:rPr>
          <w:rFonts w:ascii="Times New Roman" w:hAnsi="Times New Roman" w:cs="Times New Roman"/>
        </w:rPr>
        <w:t xml:space="preserve"> A.B.M.-A.: writing—original draft, and writing—</w:t>
      </w:r>
      <w:r w:rsidR="00661000" w:rsidRPr="00A13A6C">
        <w:rPr>
          <w:rFonts w:ascii="Times New Roman" w:hAnsi="Times New Roman" w:cs="Times New Roman"/>
        </w:rPr>
        <w:t>. I.A.: sedaDNA analyses, writing—original draft, and writing—. A.M.: writing—original draft, and writing—, M.C.: lipid biomarker measurement, analysis, writing—original draft, and writing—.</w:t>
      </w:r>
    </w:p>
    <w:p w14:paraId="1E6A50E9" w14:textId="31D54F41" w:rsidR="00012EF4" w:rsidRPr="00A13A6C" w:rsidRDefault="002E12E8" w:rsidP="00661000">
      <w:pPr>
        <w:spacing w:before="120" w:after="120" w:line="360" w:lineRule="auto"/>
        <w:rPr>
          <w:rFonts w:ascii="Times New Roman" w:hAnsi="Times New Roman" w:cs="Times New Roman"/>
        </w:rPr>
      </w:pPr>
      <w:r w:rsidRPr="00A13A6C">
        <w:rPr>
          <w:rFonts w:ascii="Times New Roman" w:hAnsi="Times New Roman" w:cs="Times New Roman"/>
        </w:rPr>
        <w:lastRenderedPageBreak/>
        <w:t xml:space="preserve"> </w:t>
      </w:r>
    </w:p>
    <w:p w14:paraId="7DECB437" w14:textId="77777777" w:rsidR="007B29AF" w:rsidRPr="007B29AF" w:rsidRDefault="007B29AF" w:rsidP="007B29AF">
      <w:pPr>
        <w:pStyle w:val="Bibliography"/>
      </w:pPr>
      <w:r>
        <w:fldChar w:fldCharType="begin"/>
      </w:r>
      <w:r>
        <w:instrText xml:space="preserve"> ADDIN ZOTERO_BIBL {"uncited":[],"omitted":[],"custom":[]} CSL_BIBLIOGRAPHY </w:instrText>
      </w:r>
      <w:r>
        <w:fldChar w:fldCharType="separate"/>
      </w:r>
      <w:r w:rsidRPr="007B29AF">
        <w:t xml:space="preserve">Aichner, B., Herzschuh, U., Wilkes, H., Vieth, A. &amp; Böhner, J. 2010: δD values of </w:t>
      </w:r>
      <w:r w:rsidRPr="007B29AF">
        <w:rPr>
          <w:i/>
          <w:iCs/>
        </w:rPr>
        <w:t>n</w:t>
      </w:r>
      <w:r w:rsidRPr="007B29AF">
        <w:t xml:space="preserve">-alkanes in Tibetan lake sediments and aquatic macrophytes – A surface sediment study and application to a 16   ka record from Lake Koucha. </w:t>
      </w:r>
      <w:r w:rsidRPr="007B29AF">
        <w:rPr>
          <w:i/>
          <w:iCs/>
        </w:rPr>
        <w:t>Organic Geochemistry</w:t>
      </w:r>
      <w:r w:rsidRPr="007B29AF">
        <w:t xml:space="preserve"> </w:t>
      </w:r>
      <w:r w:rsidRPr="007B29AF">
        <w:rPr>
          <w:i/>
          <w:iCs/>
        </w:rPr>
        <w:t>41</w:t>
      </w:r>
      <w:r w:rsidRPr="007B29AF">
        <w:t>, 779–790. https://doi.org/10.1016/j.orggeochem.2010.05.010.</w:t>
      </w:r>
    </w:p>
    <w:p w14:paraId="7CCA9D62" w14:textId="77777777" w:rsidR="007B29AF" w:rsidRPr="007B29AF" w:rsidRDefault="007B29AF" w:rsidP="007B29AF">
      <w:pPr>
        <w:pStyle w:val="Bibliography"/>
      </w:pPr>
      <w:r w:rsidRPr="007B29AF">
        <w:t xml:space="preserve">Allen, J. R. M., Huntley, B. &amp; Watts, W. A. 1996: The vegetation and climate of northwest Iberia over the last 14,000 years. </w:t>
      </w:r>
      <w:r w:rsidRPr="007B29AF">
        <w:rPr>
          <w:i/>
          <w:iCs/>
        </w:rPr>
        <w:t>Journal of Quaternary Science</w:t>
      </w:r>
      <w:r w:rsidRPr="007B29AF">
        <w:t xml:space="preserve"> </w:t>
      </w:r>
      <w:r w:rsidRPr="007B29AF">
        <w:rPr>
          <w:i/>
          <w:iCs/>
        </w:rPr>
        <w:t>11</w:t>
      </w:r>
      <w:r w:rsidRPr="007B29AF">
        <w:t>, 125–147. https://doi.org/10.1002/(SICI)1099-1417(199603/04)11:2%3C125::AID-JQS232%3E3.0.CO;2-U.</w:t>
      </w:r>
    </w:p>
    <w:p w14:paraId="0404BF1A" w14:textId="77777777" w:rsidR="007B29AF" w:rsidRPr="007B29AF" w:rsidRDefault="007B29AF" w:rsidP="007B29AF">
      <w:pPr>
        <w:pStyle w:val="Bibliography"/>
      </w:pPr>
      <w:r w:rsidRPr="007B29AF">
        <w:t xml:space="preserve">Alley, R. B. &amp; Clark, P. U. 1999: THE DEGLACIATION OF THE NORTHERN HEMISPHERE: A Global Perspective. </w:t>
      </w:r>
      <w:r w:rsidRPr="007B29AF">
        <w:rPr>
          <w:i/>
          <w:iCs/>
        </w:rPr>
        <w:t>Annual Review of Earth and Planetary Sciences</w:t>
      </w:r>
      <w:r w:rsidRPr="007B29AF">
        <w:t xml:space="preserve"> </w:t>
      </w:r>
      <w:r w:rsidRPr="007B29AF">
        <w:rPr>
          <w:i/>
          <w:iCs/>
        </w:rPr>
        <w:t>27</w:t>
      </w:r>
      <w:r w:rsidRPr="007B29AF">
        <w:t>, 149–182. https://doi.org/10.1146/annurev.earth.27.1.149.</w:t>
      </w:r>
    </w:p>
    <w:p w14:paraId="4523FDB8" w14:textId="77777777" w:rsidR="007B29AF" w:rsidRPr="007B29AF" w:rsidRDefault="007B29AF" w:rsidP="007B29AF">
      <w:pPr>
        <w:pStyle w:val="Bibliography"/>
      </w:pPr>
      <w:r w:rsidRPr="007B29AF">
        <w:t xml:space="preserve">Alsos, I. G., Boussange, V., Rijal, D., Beaulieu, M., Brown, A., Herzschuh, U., Svenning, J.-C. &amp; Pellissier, L. 2024: Using ancient sedimentary DNA to forecast ecosystem trajectories under climate change. </w:t>
      </w:r>
      <w:r w:rsidRPr="007B29AF">
        <w:rPr>
          <w:i/>
          <w:iCs/>
        </w:rPr>
        <w:t>Philosophical Transactions of the Royal Society B</w:t>
      </w:r>
      <w:r w:rsidRPr="007B29AF">
        <w:t xml:space="preserve"> </w:t>
      </w:r>
      <w:r w:rsidRPr="007B29AF">
        <w:rPr>
          <w:i/>
          <w:iCs/>
        </w:rPr>
        <w:t>379</w:t>
      </w:r>
      <w:r w:rsidRPr="007B29AF">
        <w:t>. https://doi.org/10.1098/rstb.2023.0017.</w:t>
      </w:r>
    </w:p>
    <w:p w14:paraId="10C95B4E" w14:textId="77777777" w:rsidR="007B29AF" w:rsidRPr="007B29AF" w:rsidRDefault="007B29AF" w:rsidP="007B29AF">
      <w:pPr>
        <w:pStyle w:val="Bibliography"/>
      </w:pPr>
      <w:r w:rsidRPr="007B29AF">
        <w:t xml:space="preserve">Alsos, I. G., Lavergne, S., Merkel, M. K. F., Boleda, M., Lammers, Y., Alberti, A., Pouchon, C., Denoeud, F., Pitelkova, I., Pușcaș, M., Roquet, C., Hurdu, B.-I., Thuiller, W., Zimmermann, N. E., Hollingsworth, P. M. &amp; Coissac, E. 2020: The Treasure Vault Can be Opened: Large-Scale Genome Skimming Works Well Using Herbarium and Silica Gel Dried Material. </w:t>
      </w:r>
      <w:r w:rsidRPr="007B29AF">
        <w:rPr>
          <w:i/>
          <w:iCs/>
        </w:rPr>
        <w:t>Plants</w:t>
      </w:r>
      <w:r w:rsidRPr="007B29AF">
        <w:t xml:space="preserve"> </w:t>
      </w:r>
      <w:r w:rsidRPr="007B29AF">
        <w:rPr>
          <w:i/>
          <w:iCs/>
        </w:rPr>
        <w:t>9</w:t>
      </w:r>
      <w:r w:rsidRPr="007B29AF">
        <w:t>, 432. https://doi.org/10.3390/plants9040432.</w:t>
      </w:r>
    </w:p>
    <w:p w14:paraId="17C0828D" w14:textId="77777777" w:rsidR="007B29AF" w:rsidRPr="007B29AF" w:rsidRDefault="007B29AF" w:rsidP="007B29AF">
      <w:pPr>
        <w:pStyle w:val="Bibliography"/>
      </w:pPr>
      <w:r w:rsidRPr="007B29AF">
        <w:t xml:space="preserve">Armstrong, E., Hopcroft, P. O. &amp; Valdes, P. J. 2019: A simulated Northern Hemisphere terrestrial climate dataset for the past 60,000 years. </w:t>
      </w:r>
      <w:r w:rsidRPr="007B29AF">
        <w:rPr>
          <w:i/>
          <w:iCs/>
        </w:rPr>
        <w:t>Scientific Data</w:t>
      </w:r>
      <w:r w:rsidRPr="007B29AF">
        <w:t xml:space="preserve"> </w:t>
      </w:r>
      <w:r w:rsidRPr="007B29AF">
        <w:rPr>
          <w:i/>
          <w:iCs/>
        </w:rPr>
        <w:t>6</w:t>
      </w:r>
      <w:r w:rsidRPr="007B29AF">
        <w:t>, 1–16. https://doi.org/10.1038/S41597-019-0277-1;SUBJMETA=106,1108,2786,413,694,704;KWRD=CLIMATE+AND+EARTH+SYSTEM+MODELLING,PALAEOCLIMATE,PROJECTION+AND+PREDICTION.</w:t>
      </w:r>
    </w:p>
    <w:p w14:paraId="4F5D0C13" w14:textId="77777777" w:rsidR="007B29AF" w:rsidRPr="007B29AF" w:rsidRDefault="007B29AF" w:rsidP="007B29AF">
      <w:pPr>
        <w:pStyle w:val="Bibliography"/>
      </w:pPr>
      <w:r w:rsidRPr="007B29AF">
        <w:t xml:space="preserve">Badewien, T., Vogts, A., Dupont, L. &amp; Rullkötter, J. 2015: Influence of Late Pleistocene and Holocene climate on vegetation distributions in southwest Africa elucidated from sedimentary </w:t>
      </w:r>
      <w:r w:rsidRPr="007B29AF">
        <w:rPr>
          <w:i/>
          <w:iCs/>
        </w:rPr>
        <w:t>n</w:t>
      </w:r>
      <w:r w:rsidRPr="007B29AF">
        <w:t xml:space="preserve">-alkanes – Differences between 12°S and 20°S. </w:t>
      </w:r>
      <w:r w:rsidRPr="007B29AF">
        <w:rPr>
          <w:i/>
          <w:iCs/>
        </w:rPr>
        <w:t>Quaternary Science Reviews</w:t>
      </w:r>
      <w:r w:rsidRPr="007B29AF">
        <w:t xml:space="preserve"> </w:t>
      </w:r>
      <w:r w:rsidRPr="007B29AF">
        <w:rPr>
          <w:i/>
          <w:iCs/>
        </w:rPr>
        <w:t>125</w:t>
      </w:r>
      <w:r w:rsidRPr="007B29AF">
        <w:t>, 160–171. https://doi.org/10.1016/j.quascirev.2015.08.004.</w:t>
      </w:r>
    </w:p>
    <w:p w14:paraId="3FA51F3A" w14:textId="77777777" w:rsidR="007B29AF" w:rsidRPr="007B29AF" w:rsidRDefault="007B29AF" w:rsidP="007B29AF">
      <w:pPr>
        <w:pStyle w:val="Bibliography"/>
      </w:pPr>
      <w:r w:rsidRPr="007B29AF">
        <w:t xml:space="preserve">Berger, A. &amp; Loutre, M. F. 1991: Insolation values for the climate of the last 10 million years. </w:t>
      </w:r>
      <w:r w:rsidRPr="007B29AF">
        <w:rPr>
          <w:i/>
          <w:iCs/>
        </w:rPr>
        <w:t>Quaternary Science Reviews</w:t>
      </w:r>
      <w:r w:rsidRPr="007B29AF">
        <w:t xml:space="preserve"> </w:t>
      </w:r>
      <w:r w:rsidRPr="007B29AF">
        <w:rPr>
          <w:i/>
          <w:iCs/>
        </w:rPr>
        <w:t>10</w:t>
      </w:r>
      <w:r w:rsidRPr="007B29AF">
        <w:t>, 297–317. https://doi.org/10.1016/0277-3791(91)90033-Q.</w:t>
      </w:r>
    </w:p>
    <w:p w14:paraId="3CABC43E" w14:textId="77777777" w:rsidR="007B29AF" w:rsidRPr="007B29AF" w:rsidRDefault="007B29AF" w:rsidP="007B29AF">
      <w:pPr>
        <w:pStyle w:val="Bibliography"/>
      </w:pPr>
      <w:r w:rsidRPr="007B29AF">
        <w:t xml:space="preserve">Beyer, R. M., Krapp, M. &amp; Manica, A. 2020: High-resolution terrestrial climate, bioclimate and vegetation for the last 120,000 years. </w:t>
      </w:r>
      <w:r w:rsidRPr="007B29AF">
        <w:rPr>
          <w:i/>
          <w:iCs/>
        </w:rPr>
        <w:t>Scientific Data</w:t>
      </w:r>
      <w:r w:rsidRPr="007B29AF">
        <w:t xml:space="preserve"> </w:t>
      </w:r>
      <w:r w:rsidRPr="007B29AF">
        <w:rPr>
          <w:i/>
          <w:iCs/>
        </w:rPr>
        <w:t>7</w:t>
      </w:r>
      <w:r w:rsidRPr="007B29AF">
        <w:t>, 1–9. https://doi.org/10.1038/S41597-020-0552-1;SUBJMETA=106,158,2462,413,704;KWRD=PALAEOCLIMATE,PALAEOECOLOGY.</w:t>
      </w:r>
    </w:p>
    <w:p w14:paraId="24946600" w14:textId="77777777" w:rsidR="007B29AF" w:rsidRPr="007B29AF" w:rsidRDefault="007B29AF" w:rsidP="007B29AF">
      <w:pPr>
        <w:pStyle w:val="Bibliography"/>
      </w:pPr>
      <w:r w:rsidRPr="007B29AF">
        <w:t xml:space="preserve">Blaauw, M. &amp; Christen, J. A. 2011: Flexible paleoclimate age-depth models using an autoregressive gamma process. </w:t>
      </w:r>
      <w:r w:rsidRPr="007B29AF">
        <w:rPr>
          <w:i/>
          <w:iCs/>
        </w:rPr>
        <w:t>Bayesian Analysis</w:t>
      </w:r>
      <w:r w:rsidRPr="007B29AF">
        <w:t xml:space="preserve"> </w:t>
      </w:r>
      <w:r w:rsidRPr="007B29AF">
        <w:rPr>
          <w:i/>
          <w:iCs/>
        </w:rPr>
        <w:t>6</w:t>
      </w:r>
      <w:r w:rsidRPr="007B29AF">
        <w:t>, 457–474. https://doi.org/10.1214/11-BA618.</w:t>
      </w:r>
    </w:p>
    <w:p w14:paraId="6C19E1EB" w14:textId="77777777" w:rsidR="007B29AF" w:rsidRPr="007B29AF" w:rsidRDefault="007B29AF" w:rsidP="007B29AF">
      <w:pPr>
        <w:pStyle w:val="Bibliography"/>
      </w:pPr>
      <w:r w:rsidRPr="007B29AF">
        <w:t xml:space="preserve">Breecker, D. O., Sharp, Z. D. &amp; McFadden, L. D. 2010: Atmospheric CO2 concentrations during ancient greenhouse climates were similar to those predicted for A.D. 2100. </w:t>
      </w:r>
      <w:r w:rsidRPr="007B29AF">
        <w:rPr>
          <w:i/>
          <w:iCs/>
        </w:rPr>
        <w:lastRenderedPageBreak/>
        <w:t>Proceedings of the National Academy of Sciences of the United States of America</w:t>
      </w:r>
      <w:r w:rsidRPr="007B29AF">
        <w:t xml:space="preserve"> </w:t>
      </w:r>
      <w:r w:rsidRPr="007B29AF">
        <w:rPr>
          <w:i/>
          <w:iCs/>
        </w:rPr>
        <w:t>107</w:t>
      </w:r>
      <w:r w:rsidRPr="007B29AF">
        <w:t>, 576–580. https://doi.org/10.1073/pnas.0902323106.</w:t>
      </w:r>
    </w:p>
    <w:p w14:paraId="37FCDEFF" w14:textId="77777777" w:rsidR="007B29AF" w:rsidRPr="007B29AF" w:rsidRDefault="007B29AF" w:rsidP="007B29AF">
      <w:pPr>
        <w:pStyle w:val="Bibliography"/>
      </w:pPr>
      <w:r w:rsidRPr="007B29AF">
        <w:t xml:space="preserve">Broecker, W. S. 1994: Massive iceberg discharges as triggers for global climate change. </w:t>
      </w:r>
      <w:r w:rsidRPr="007B29AF">
        <w:rPr>
          <w:i/>
          <w:iCs/>
        </w:rPr>
        <w:t>Nature</w:t>
      </w:r>
      <w:r w:rsidRPr="007B29AF">
        <w:t xml:space="preserve"> </w:t>
      </w:r>
      <w:r w:rsidRPr="007B29AF">
        <w:rPr>
          <w:i/>
          <w:iCs/>
        </w:rPr>
        <w:t>372</w:t>
      </w:r>
      <w:r w:rsidRPr="007B29AF">
        <w:t>, 421–424. https://doi.org/10.1038/372421a0.</w:t>
      </w:r>
    </w:p>
    <w:p w14:paraId="7B03A264" w14:textId="77777777" w:rsidR="007B29AF" w:rsidRPr="007B29AF" w:rsidRDefault="007B29AF" w:rsidP="007B29AF">
      <w:pPr>
        <w:pStyle w:val="Bibliography"/>
      </w:pPr>
      <w:r w:rsidRPr="007B29AF">
        <w:t xml:space="preserve">Bush, R. T. &amp; McInerney, F. A. 2013: Leaf wax </w:t>
      </w:r>
      <w:r w:rsidRPr="007B29AF">
        <w:rPr>
          <w:i/>
          <w:iCs/>
        </w:rPr>
        <w:t>n</w:t>
      </w:r>
      <w:r w:rsidRPr="007B29AF">
        <w:t xml:space="preserve">-alkane distributions in and across modern plants: Implications for paleoecology and chemotaxonomy. </w:t>
      </w:r>
      <w:r w:rsidRPr="007B29AF">
        <w:rPr>
          <w:i/>
          <w:iCs/>
        </w:rPr>
        <w:t>Geochimica et Cosmochimica Acta</w:t>
      </w:r>
      <w:r w:rsidRPr="007B29AF">
        <w:t xml:space="preserve"> </w:t>
      </w:r>
      <w:r w:rsidRPr="007B29AF">
        <w:rPr>
          <w:i/>
          <w:iCs/>
        </w:rPr>
        <w:t>117</w:t>
      </w:r>
      <w:r w:rsidRPr="007B29AF">
        <w:t>, 161–179. https://doi.org/10.1016/j.gca.2013.04.016.</w:t>
      </w:r>
    </w:p>
    <w:p w14:paraId="5579DAA7" w14:textId="77777777" w:rsidR="007B29AF" w:rsidRPr="007B29AF" w:rsidRDefault="007B29AF" w:rsidP="007B29AF">
      <w:pPr>
        <w:pStyle w:val="Bibliography"/>
      </w:pPr>
      <w:r w:rsidRPr="007B29AF">
        <w:t xml:space="preserve">Camuera, J., Jiménez-Moreno, G., Ramos-Román, M. J., García-Alix, A., Toney, J. L., Anderson, R. S., Jiménez-Espejo, F., Bright, J., Webster, C., Yanes, Y. &amp; Carrión, J. S. 2019: Vegetation and climate changes during the last two glacial-interglacial cycles in the western Mediterranean: A new long pollen record from Padul (southern Iberian Peninsula). </w:t>
      </w:r>
      <w:r w:rsidRPr="007B29AF">
        <w:rPr>
          <w:i/>
          <w:iCs/>
        </w:rPr>
        <w:t>Quaternary Science Reviews</w:t>
      </w:r>
      <w:r w:rsidRPr="007B29AF">
        <w:t xml:space="preserve"> </w:t>
      </w:r>
      <w:r w:rsidRPr="007B29AF">
        <w:rPr>
          <w:i/>
          <w:iCs/>
        </w:rPr>
        <w:t>205</w:t>
      </w:r>
      <w:r w:rsidRPr="007B29AF">
        <w:t>, 86–105. https://doi.org/10.1016/J.QUASCIREV.2018.12.013.</w:t>
      </w:r>
    </w:p>
    <w:p w14:paraId="3EC60A1E" w14:textId="77777777" w:rsidR="007B29AF" w:rsidRPr="007B29AF" w:rsidRDefault="007B29AF" w:rsidP="007B29AF">
      <w:pPr>
        <w:pStyle w:val="Bibliography"/>
      </w:pPr>
      <w:r w:rsidRPr="007B29AF">
        <w:t xml:space="preserve">Camuera, J., Jiménez-Moreno, G., Ramos-Román, M. J., García-Alix, A., Toney, J. L., Anderson, R. S., Jiménez-Espejo, F., Kaufman, D., Bright, J., Webster, C., Yanes, Y., Carrión, J. S., Ohkouchi, N., Suga, H., Yamame, M., Yokoyama, Y. &amp; Martínez-Ruiz, F. 2018: Orbital-scale environmental and climatic changes recorded in a new </w:t>
      </w:r>
      <w:r w:rsidRPr="007B29AF">
        <w:rPr>
          <w:rFonts w:ascii="Cambria Math" w:hAnsi="Cambria Math" w:cs="Cambria Math"/>
        </w:rPr>
        <w:t>∼</w:t>
      </w:r>
      <w:r w:rsidRPr="007B29AF">
        <w:t xml:space="preserve">200,000-year-long multiproxy sedimentary record from Padul, southern Iberian Peninsula. </w:t>
      </w:r>
      <w:r w:rsidRPr="007B29AF">
        <w:rPr>
          <w:i/>
          <w:iCs/>
        </w:rPr>
        <w:t>Quaternary Science Reviews</w:t>
      </w:r>
      <w:r w:rsidRPr="007B29AF">
        <w:t xml:space="preserve"> </w:t>
      </w:r>
      <w:r w:rsidRPr="007B29AF">
        <w:rPr>
          <w:i/>
          <w:iCs/>
        </w:rPr>
        <w:t>198</w:t>
      </w:r>
      <w:r w:rsidRPr="007B29AF">
        <w:t>, 91–114. https://doi.org/10.1016/J.QUASCIREV.2018.08.014.</w:t>
      </w:r>
    </w:p>
    <w:p w14:paraId="4E7EE562" w14:textId="77777777" w:rsidR="007B29AF" w:rsidRPr="007B29AF" w:rsidRDefault="007B29AF" w:rsidP="007B29AF">
      <w:pPr>
        <w:pStyle w:val="Bibliography"/>
      </w:pPr>
      <w:r w:rsidRPr="007B29AF">
        <w:t xml:space="preserve">Camuera, J., Ramos-Román, M. J., Jiménez-Moreno, G., García-Alix, A., Ilvonen, L., Ruha, L., Gil-Romera, G., González-Sampériz, P. &amp; Seppä, H. 2022: Past 200 kyr hydroclimate variability in the western Mediterranean and its connection to the African Humid Periods. </w:t>
      </w:r>
      <w:r w:rsidRPr="007B29AF">
        <w:rPr>
          <w:i/>
          <w:iCs/>
        </w:rPr>
        <w:t>Scientific Reports</w:t>
      </w:r>
      <w:r w:rsidRPr="007B29AF">
        <w:t xml:space="preserve"> </w:t>
      </w:r>
      <w:r w:rsidRPr="007B29AF">
        <w:rPr>
          <w:i/>
          <w:iCs/>
        </w:rPr>
        <w:t>12</w:t>
      </w:r>
      <w:r w:rsidRPr="007B29AF">
        <w:t>, 1–13. https://doi.org/10.1038/S41598-022-12047-1;SUBJMETA.</w:t>
      </w:r>
    </w:p>
    <w:p w14:paraId="7532BB30" w14:textId="77777777" w:rsidR="007B29AF" w:rsidRPr="007B29AF" w:rsidRDefault="007B29AF" w:rsidP="007B29AF">
      <w:pPr>
        <w:pStyle w:val="Bibliography"/>
      </w:pPr>
      <w:r w:rsidRPr="007B29AF">
        <w:t xml:space="preserve">Carrión, J. S., Fernández, S., González-Sampériz, P., Gil-Romera, G., Badal, E., Carrión-Marco, Y., López-Merino, L., López-Sáez, J. A., Fierro, E. &amp; Burjachs, F. 2010: Expected trends and surprises in the Lateglacial and Holocene vegetation history of the Iberian Peninsula and Balearic Islands. </w:t>
      </w:r>
      <w:r w:rsidRPr="007B29AF">
        <w:rPr>
          <w:i/>
          <w:iCs/>
        </w:rPr>
        <w:t>Review of Palaeobotany and Palynology</w:t>
      </w:r>
      <w:r w:rsidRPr="007B29AF">
        <w:t xml:space="preserve"> </w:t>
      </w:r>
      <w:r w:rsidRPr="007B29AF">
        <w:rPr>
          <w:i/>
          <w:iCs/>
        </w:rPr>
        <w:t>162</w:t>
      </w:r>
      <w:r w:rsidRPr="007B29AF">
        <w:t>, 458–475. https://doi.org/10.1016/j.revpalbo.2009.12.007.</w:t>
      </w:r>
    </w:p>
    <w:p w14:paraId="3644116E" w14:textId="77777777" w:rsidR="007B29AF" w:rsidRPr="007B29AF" w:rsidRDefault="007B29AF" w:rsidP="007B29AF">
      <w:pPr>
        <w:pStyle w:val="Bibliography"/>
      </w:pPr>
      <w:r w:rsidRPr="007B29AF">
        <w:t xml:space="preserve">Carrión, J. S., Yll, E. I., Walker, M. J., Legaz, A. J., Chaín, C. &amp; López, A. 2003: Glacial refugia of temperate, Mediterranean and Ibero-North African flora in south-eastern Spain: new evidence from cave pollen at two Neanderthal man sites. </w:t>
      </w:r>
      <w:r w:rsidRPr="007B29AF">
        <w:rPr>
          <w:i/>
          <w:iCs/>
        </w:rPr>
        <w:t>Global Ecology and Biogeography</w:t>
      </w:r>
      <w:r w:rsidRPr="007B29AF">
        <w:t xml:space="preserve"> </w:t>
      </w:r>
      <w:r w:rsidRPr="007B29AF">
        <w:rPr>
          <w:i/>
          <w:iCs/>
        </w:rPr>
        <w:t>12</w:t>
      </w:r>
      <w:r w:rsidRPr="007B29AF">
        <w:t>, 119–129. https://doi.org/10.1046/j.1466-822X.2003.00013.x.</w:t>
      </w:r>
    </w:p>
    <w:p w14:paraId="6C5D7F80" w14:textId="77777777" w:rsidR="007B29AF" w:rsidRPr="007B29AF" w:rsidRDefault="007B29AF" w:rsidP="007B29AF">
      <w:pPr>
        <w:pStyle w:val="Bibliography"/>
      </w:pPr>
      <w:r w:rsidRPr="007B29AF">
        <w:t xml:space="preserve">Chambers, F. M., Booth, R. K., De Vleeschouwer, F., Lamentowicz, M., Le Roux, G., Mauquoy, D., Nichols, J. E. &amp; van Geel, B. 2012: Development and refinement of proxy-climate indicators from peats. </w:t>
      </w:r>
      <w:r w:rsidRPr="007B29AF">
        <w:rPr>
          <w:i/>
          <w:iCs/>
        </w:rPr>
        <w:t>Quaternary International</w:t>
      </w:r>
      <w:r w:rsidRPr="007B29AF">
        <w:t xml:space="preserve"> </w:t>
      </w:r>
      <w:r w:rsidRPr="007B29AF">
        <w:rPr>
          <w:i/>
          <w:iCs/>
        </w:rPr>
        <w:t>268</w:t>
      </w:r>
      <w:r w:rsidRPr="007B29AF">
        <w:t>, 21–33. https://doi.org/10.1016/j.quaint.2011.04.039.</w:t>
      </w:r>
    </w:p>
    <w:p w14:paraId="59F149D5" w14:textId="77777777" w:rsidR="007B29AF" w:rsidRPr="007B29AF" w:rsidRDefault="007B29AF" w:rsidP="007B29AF">
      <w:pPr>
        <w:pStyle w:val="Bibliography"/>
      </w:pPr>
      <w:r w:rsidRPr="007B29AF">
        <w:t xml:space="preserve">Chaudhary, N., Miller, P. A. &amp; Smith, B. 2017: Modelling Holocene peatland dynamics with an individual-based dynamic vegetation model. </w:t>
      </w:r>
      <w:r w:rsidRPr="007B29AF">
        <w:rPr>
          <w:i/>
          <w:iCs/>
        </w:rPr>
        <w:t>Biogeosciences</w:t>
      </w:r>
      <w:r w:rsidRPr="007B29AF">
        <w:t xml:space="preserve"> </w:t>
      </w:r>
      <w:r w:rsidRPr="007B29AF">
        <w:rPr>
          <w:i/>
          <w:iCs/>
        </w:rPr>
        <w:t>14</w:t>
      </w:r>
      <w:r w:rsidRPr="007B29AF">
        <w:t>, 2571–2596. https://doi.org/10.5194/bg-14-2571-2017.</w:t>
      </w:r>
    </w:p>
    <w:p w14:paraId="18AA65CB" w14:textId="77777777" w:rsidR="007B29AF" w:rsidRPr="007B29AF" w:rsidRDefault="007B29AF" w:rsidP="007B29AF">
      <w:pPr>
        <w:pStyle w:val="Bibliography"/>
      </w:pPr>
      <w:r w:rsidRPr="007B29AF">
        <w:t xml:space="preserve">Chevalier, M., Davis, B. A. S., Heiri, O., Seppä, H., Chase, B. M., Gajewski, K., Lacourse, T., Telford, R. J., Finsinger, W., Guiot, J., Kühl, N., Maezumi, S. Y., Tipton, J. R., Carter, V. A., Brussel, T., Phelps, L. N., Dawson, A., Zanon, M., Vallé, F., Nolan, C., Mauri, A., de </w:t>
      </w:r>
      <w:r w:rsidRPr="007B29AF">
        <w:lastRenderedPageBreak/>
        <w:t xml:space="preserve">Vernal, A., Izumi, K., Holmström, L., Marsicek, J., Goring, S., Sommer, P. S., Chaput, M. &amp; Kupriyanov, D. 2020: Pollen-based climate reconstruction techniques for late Quaternary studies. </w:t>
      </w:r>
      <w:r w:rsidRPr="007B29AF">
        <w:rPr>
          <w:i/>
          <w:iCs/>
        </w:rPr>
        <w:t>Earth-Science Reviews</w:t>
      </w:r>
      <w:r w:rsidRPr="007B29AF">
        <w:t xml:space="preserve"> </w:t>
      </w:r>
      <w:r w:rsidRPr="007B29AF">
        <w:rPr>
          <w:i/>
          <w:iCs/>
        </w:rPr>
        <w:t>210</w:t>
      </w:r>
      <w:r w:rsidRPr="007B29AF">
        <w:t>, 103384–103384. https://doi.org/10.1016/J.EARSCIREV.2020.103384.</w:t>
      </w:r>
    </w:p>
    <w:p w14:paraId="5C0FE86C" w14:textId="77777777" w:rsidR="007B29AF" w:rsidRPr="007B29AF" w:rsidRDefault="007B29AF" w:rsidP="007B29AF">
      <w:pPr>
        <w:pStyle w:val="Bibliography"/>
      </w:pPr>
      <w:r w:rsidRPr="007B29AF">
        <w:t>Chevalier, M., Davis, B. A. S., Sommer, P. S., Zanon, M., Carter, V. A., Phelps, L. N., Mauri, A. &amp; Finsinger, W. 2019: Eurasian Modern Pollen Database (former European Modern Pollen Database). https://doi.org/10.1594/PANGAEA.909130.</w:t>
      </w:r>
    </w:p>
    <w:p w14:paraId="6954629B" w14:textId="77777777" w:rsidR="007B29AF" w:rsidRPr="007B29AF" w:rsidRDefault="007B29AF" w:rsidP="007B29AF">
      <w:pPr>
        <w:pStyle w:val="Bibliography"/>
      </w:pPr>
      <w:r w:rsidRPr="007B29AF">
        <w:t xml:space="preserve">Diefendorf, A. F., Mueller, K. E., Wing, Scott. L., Koch, P. L. &amp; Freeman, K. H. 2010: Global patterns in leaf 13C discrimination and implications for studies of past and future climate. </w:t>
      </w:r>
      <w:r w:rsidRPr="007B29AF">
        <w:rPr>
          <w:i/>
          <w:iCs/>
        </w:rPr>
        <w:t>Proceedings of the National Academy of Sciences</w:t>
      </w:r>
      <w:r w:rsidRPr="007B29AF">
        <w:t xml:space="preserve"> </w:t>
      </w:r>
      <w:r w:rsidRPr="007B29AF">
        <w:rPr>
          <w:i/>
          <w:iCs/>
        </w:rPr>
        <w:t>107</w:t>
      </w:r>
      <w:r w:rsidRPr="007B29AF">
        <w:t>, 5738–5743. https://doi.org/10.1073/pnas.0910513107.</w:t>
      </w:r>
    </w:p>
    <w:p w14:paraId="6557B94F" w14:textId="77777777" w:rsidR="007B29AF" w:rsidRPr="007B29AF" w:rsidRDefault="007B29AF" w:rsidP="007B29AF">
      <w:pPr>
        <w:pStyle w:val="Bibliography"/>
      </w:pPr>
      <w:r w:rsidRPr="007B29AF">
        <w:t xml:space="preserve">Duncan, B. J., McKay, R., Levy, R., Prebble, J. G., Naish, T., Seki, O., Kraus, C., Moossen, H., Ventura, G. T., Kulhanek, D. K. &amp; Bendle, J. 2025: Survival strategies of Antarctic vegetation during extensive glacial expansion across the Oligocene/Miocene Transition. </w:t>
      </w:r>
      <w:r w:rsidRPr="007B29AF">
        <w:rPr>
          <w:i/>
          <w:iCs/>
        </w:rPr>
        <w:t>EGUsphere</w:t>
      </w:r>
      <w:r w:rsidRPr="007B29AF">
        <w:t xml:space="preserve"> 1–24. https://doi.org/10.5194/egusphere-2024-4021.</w:t>
      </w:r>
    </w:p>
    <w:p w14:paraId="716D0634" w14:textId="77777777" w:rsidR="007B29AF" w:rsidRPr="007B29AF" w:rsidRDefault="007B29AF" w:rsidP="007B29AF">
      <w:pPr>
        <w:pStyle w:val="Bibliography"/>
      </w:pPr>
      <w:r w:rsidRPr="007B29AF">
        <w:t xml:space="preserve">Eglinton, T. I. &amp; Eglinton, G. 2008: Molecular proxies for paleoclimatology. </w:t>
      </w:r>
      <w:r w:rsidRPr="007B29AF">
        <w:rPr>
          <w:i/>
          <w:iCs/>
        </w:rPr>
        <w:t>Earth and Planetary Science Letters</w:t>
      </w:r>
      <w:r w:rsidRPr="007B29AF">
        <w:t xml:space="preserve"> </w:t>
      </w:r>
      <w:r w:rsidRPr="007B29AF">
        <w:rPr>
          <w:i/>
          <w:iCs/>
        </w:rPr>
        <w:t>275</w:t>
      </w:r>
      <w:r w:rsidRPr="007B29AF">
        <w:t>, 1–16. https://doi.org/10.1016/j.epsl.2008.07.012.</w:t>
      </w:r>
    </w:p>
    <w:p w14:paraId="7E93F86A" w14:textId="77777777" w:rsidR="007B29AF" w:rsidRPr="007B29AF" w:rsidRDefault="007B29AF" w:rsidP="007B29AF">
      <w:pPr>
        <w:pStyle w:val="Bibliography"/>
      </w:pPr>
      <w:r w:rsidRPr="007B29AF">
        <w:t xml:space="preserve">Feakins, S. J., Peters, T., Wu, M. S., Shenkin, A., Salinas, N., Girardin, C. A. J., Bentley, L. P., Blonder, B., Enquist, B. J., Martin, R. E., Asner, G. P. &amp; Malhi, Y. 2016: Production of leaf wax </w:t>
      </w:r>
      <w:r w:rsidRPr="007B29AF">
        <w:rPr>
          <w:i/>
          <w:iCs/>
        </w:rPr>
        <w:t>n</w:t>
      </w:r>
      <w:r w:rsidRPr="007B29AF">
        <w:t xml:space="preserve">-alkanes across a tropical forest elevation transect. </w:t>
      </w:r>
      <w:r w:rsidRPr="007B29AF">
        <w:rPr>
          <w:i/>
          <w:iCs/>
        </w:rPr>
        <w:t>Organic Geochemistry</w:t>
      </w:r>
      <w:r w:rsidRPr="007B29AF">
        <w:t xml:space="preserve"> </w:t>
      </w:r>
      <w:r w:rsidRPr="007B29AF">
        <w:rPr>
          <w:i/>
          <w:iCs/>
        </w:rPr>
        <w:t>100</w:t>
      </w:r>
      <w:r w:rsidRPr="007B29AF">
        <w:t>, 89–100. https://doi.org/10.1016/j.orggeochem.2016.07.004.</w:t>
      </w:r>
    </w:p>
    <w:p w14:paraId="0DAE00B5" w14:textId="77777777" w:rsidR="007B29AF" w:rsidRPr="007B29AF" w:rsidRDefault="007B29AF" w:rsidP="007B29AF">
      <w:pPr>
        <w:pStyle w:val="Bibliography"/>
      </w:pPr>
      <w:r w:rsidRPr="007B29AF">
        <w:t xml:space="preserve">Fick, S. E. &amp; Hijmans, R. J. 2017: WorldClim 2: new 1-km spatial resolution climate surfaces for global land areas. </w:t>
      </w:r>
      <w:r w:rsidRPr="007B29AF">
        <w:rPr>
          <w:i/>
          <w:iCs/>
        </w:rPr>
        <w:t>International Journal of Climatology</w:t>
      </w:r>
      <w:r w:rsidRPr="007B29AF">
        <w:t xml:space="preserve"> </w:t>
      </w:r>
      <w:r w:rsidRPr="007B29AF">
        <w:rPr>
          <w:i/>
          <w:iCs/>
        </w:rPr>
        <w:t>37</w:t>
      </w:r>
      <w:r w:rsidRPr="007B29AF">
        <w:t>, 4302–4315. https://doi.org/10.1002/JOC.5086.</w:t>
      </w:r>
    </w:p>
    <w:p w14:paraId="675DDF84" w14:textId="77777777" w:rsidR="007B29AF" w:rsidRPr="007B29AF" w:rsidRDefault="007B29AF" w:rsidP="007B29AF">
      <w:pPr>
        <w:pStyle w:val="Bibliography"/>
      </w:pPr>
      <w:r w:rsidRPr="007B29AF">
        <w:t xml:space="preserve">Ficken, K. J., Li, B., Swain, D. L. &amp; Eglinton, G. 2000: An n-alkane proxy for the sedimentary input of submerged/floating freshwater aquatic macrophytes. </w:t>
      </w:r>
      <w:r w:rsidRPr="007B29AF">
        <w:rPr>
          <w:i/>
          <w:iCs/>
        </w:rPr>
        <w:t>Organic Geochemistry</w:t>
      </w:r>
      <w:r w:rsidRPr="007B29AF">
        <w:t xml:space="preserve"> </w:t>
      </w:r>
      <w:r w:rsidRPr="007B29AF">
        <w:rPr>
          <w:i/>
          <w:iCs/>
        </w:rPr>
        <w:t>31</w:t>
      </w:r>
      <w:r w:rsidRPr="007B29AF">
        <w:t>, 745–745. https://doi.org/10.1016/S0146-6380(00)00081-4.</w:t>
      </w:r>
    </w:p>
    <w:p w14:paraId="1754BAE6" w14:textId="77777777" w:rsidR="007B29AF" w:rsidRPr="007B29AF" w:rsidRDefault="007B29AF" w:rsidP="007B29AF">
      <w:pPr>
        <w:pStyle w:val="Bibliography"/>
      </w:pPr>
      <w:r w:rsidRPr="007B29AF">
        <w:t xml:space="preserve">Garcés-Pastor, S., Coissac, E., Lavergne, S., Schwörer, C., Theurillat, J. P., Heintzman, P. D., Wangensteen, O. S., Tinner, W., Rey, F., Heer, M., Rutzer, A., Walsh, K., Lammers, Y., Brown, A. G., Goslar, T., Rijal, D. P., Karger, D. N., Pellissier, L., Pouchon, C., Roquet, C., Thuiller, W., Zimmermann, N. E., Alberti, A., Wincker, P., Boleda, M., Boyer, F., Hombiat, A., Perrier, C., Douzet, R., Valay, J. G., Aubert, S., Denoeud, F., Bzeznick, B., Gielly, L., Taberlet, P., Rioux, D., Orvain, C., Rome, M., Wüest, R. O., Latzin, S., Spillmann, J., Feichtinger, L., Van Es, J., Garraud, L., Villaret, J. C., Abdulhak, S., Bonnet, V., Huc, S., Fort, N., Legland, T., Sanz, T., Pache, G., Mikolajczak, A., Noble, V., Michaud, H., Offerhaus, B., Dentant, C., Salomez, P., Bonet, R., Delahaye, T., Leccia, M. F., Perfus, M., Eggenberg, S., Möhl, A., Hurdu, B. I., Szatmari, P. M., Pușcaș, M., Smyčka, J., Mráz, P., Šemberová, K., Ronikier, M., Slovák, M., Heiri, O. &amp; Alsos, I. G. 2022: High resolution ancient sedimentary DNA shows that alpine plant diversity is associated with human land use and climate change. </w:t>
      </w:r>
      <w:r w:rsidRPr="007B29AF">
        <w:rPr>
          <w:i/>
          <w:iCs/>
        </w:rPr>
        <w:t>Nature Communications</w:t>
      </w:r>
      <w:r w:rsidRPr="007B29AF">
        <w:t xml:space="preserve"> </w:t>
      </w:r>
      <w:r w:rsidRPr="007B29AF">
        <w:rPr>
          <w:i/>
          <w:iCs/>
        </w:rPr>
        <w:t>13</w:t>
      </w:r>
      <w:r w:rsidRPr="007B29AF">
        <w:t>, 1–16. https://doi.org/10.1038/S41467-022-34010-4;SUBJMETA=106,158,2165,2462,413,670,704;KWRD=BIODIVERSITY,CLIMATE-CHANGE+ECOLOGY,PALAEOCLIMATE,PALAEOECOLOGY.</w:t>
      </w:r>
    </w:p>
    <w:p w14:paraId="2892CB45" w14:textId="77777777" w:rsidR="007B29AF" w:rsidRPr="007B29AF" w:rsidRDefault="007B29AF" w:rsidP="007B29AF">
      <w:pPr>
        <w:pStyle w:val="Bibliography"/>
      </w:pPr>
      <w:r w:rsidRPr="007B29AF">
        <w:lastRenderedPageBreak/>
        <w:t xml:space="preserve">García-Alix, A., Camuera, J., Ramos-Román, M. J., Toney, J. L., Sachse, D., Schefuß, E., Jiménez-Moreno, G., Jiménez-Espejo, F. J., López-Avilés, A., Anderson, R. S. &amp; Yanes, Y. 2021: Paleohydrological dynamics in the Western Mediterranean during the last glacial cycle. </w:t>
      </w:r>
      <w:r w:rsidRPr="007B29AF">
        <w:rPr>
          <w:i/>
          <w:iCs/>
        </w:rPr>
        <w:t>Global and Planetary Change</w:t>
      </w:r>
      <w:r w:rsidRPr="007B29AF">
        <w:t xml:space="preserve"> </w:t>
      </w:r>
      <w:r w:rsidRPr="007B29AF">
        <w:rPr>
          <w:i/>
          <w:iCs/>
        </w:rPr>
        <w:t>202</w:t>
      </w:r>
      <w:r w:rsidRPr="007B29AF">
        <w:t>, 103527–103527. https://doi.org/10.1016/J.GLOPLACHA.2021.103527.</w:t>
      </w:r>
    </w:p>
    <w:p w14:paraId="228CD502" w14:textId="77777777" w:rsidR="007B29AF" w:rsidRPr="007B29AF" w:rsidRDefault="007B29AF" w:rsidP="007B29AF">
      <w:pPr>
        <w:pStyle w:val="Bibliography"/>
      </w:pPr>
      <w:r w:rsidRPr="007B29AF">
        <w:t xml:space="preserve">Garzón, M. B., Dios, R. S. de &amp; Ollero, H. S. 2007: Predictive modelling of tree species distributions on the Iberian Peninsula during the Last Glacial Maximum and Mid-Holocene. </w:t>
      </w:r>
      <w:r w:rsidRPr="007B29AF">
        <w:rPr>
          <w:i/>
          <w:iCs/>
        </w:rPr>
        <w:t>Ecography</w:t>
      </w:r>
      <w:r w:rsidRPr="007B29AF">
        <w:t xml:space="preserve"> </w:t>
      </w:r>
      <w:r w:rsidRPr="007B29AF">
        <w:rPr>
          <w:i/>
          <w:iCs/>
        </w:rPr>
        <w:t>30</w:t>
      </w:r>
      <w:r w:rsidRPr="007B29AF">
        <w:t>, 120–134. https://doi.org/10.1111/j.0906-7590.2007.04813.x.</w:t>
      </w:r>
    </w:p>
    <w:p w14:paraId="0FD47762" w14:textId="77777777" w:rsidR="007B29AF" w:rsidRPr="007B29AF" w:rsidRDefault="007B29AF" w:rsidP="007B29AF">
      <w:pPr>
        <w:pStyle w:val="Bibliography"/>
      </w:pPr>
      <w:r w:rsidRPr="007B29AF">
        <w:t xml:space="preserve">Glendell, M., Jones, R., Dungait, J. A. J., Meusburger, K., Schwendel, A. C., Barclay, R., Barker, S., Haley, S., Quine, T. A. &amp; Meersmans, J. 2018: Tracing of particulate organic C sources across the terrestrial-aquatic continuum, a case study at the catchment scale (Carminowe Creek, southwest England). </w:t>
      </w:r>
      <w:r w:rsidRPr="007B29AF">
        <w:rPr>
          <w:i/>
          <w:iCs/>
        </w:rPr>
        <w:t>Science of The Total Environment</w:t>
      </w:r>
      <w:r w:rsidRPr="007B29AF">
        <w:t xml:space="preserve"> </w:t>
      </w:r>
      <w:r w:rsidRPr="007B29AF">
        <w:rPr>
          <w:i/>
          <w:iCs/>
        </w:rPr>
        <w:t>616–617</w:t>
      </w:r>
      <w:r w:rsidRPr="007B29AF">
        <w:t>, 1077–1088. https://doi.org/10.1016/j.scitotenv.2017.10.211.</w:t>
      </w:r>
    </w:p>
    <w:p w14:paraId="64F4B348" w14:textId="77777777" w:rsidR="007B29AF" w:rsidRPr="007B29AF" w:rsidRDefault="007B29AF" w:rsidP="007B29AF">
      <w:pPr>
        <w:pStyle w:val="Bibliography"/>
      </w:pPr>
      <w:r w:rsidRPr="007B29AF">
        <w:t xml:space="preserve">Hoffmann, B., Kahmen, A., Cernusak, L. A., Arndt, S. K. &amp; Sachse, D. 2013: Abundance and distribution of leaf wax </w:t>
      </w:r>
      <w:r w:rsidRPr="007B29AF">
        <w:rPr>
          <w:i/>
          <w:iCs/>
        </w:rPr>
        <w:t>n</w:t>
      </w:r>
      <w:r w:rsidRPr="007B29AF">
        <w:t xml:space="preserve">-alkanes in leaves of Acacia and Eucalyptus trees along a strong humidity gradient in northern Australia. </w:t>
      </w:r>
      <w:r w:rsidRPr="007B29AF">
        <w:rPr>
          <w:i/>
          <w:iCs/>
        </w:rPr>
        <w:t>Organic Geochemistry</w:t>
      </w:r>
      <w:r w:rsidRPr="007B29AF">
        <w:t xml:space="preserve"> </w:t>
      </w:r>
      <w:r w:rsidRPr="007B29AF">
        <w:rPr>
          <w:i/>
          <w:iCs/>
        </w:rPr>
        <w:t>62</w:t>
      </w:r>
      <w:r w:rsidRPr="007B29AF">
        <w:t>, 62–67. https://doi.org/10.1016/j.orggeochem.2013.07.003.</w:t>
      </w:r>
    </w:p>
    <w:p w14:paraId="1A8EB257" w14:textId="77777777" w:rsidR="007B29AF" w:rsidRPr="007B29AF" w:rsidRDefault="007B29AF" w:rsidP="007B29AF">
      <w:pPr>
        <w:pStyle w:val="Bibliography"/>
      </w:pPr>
      <w:r w:rsidRPr="007B29AF">
        <w:t xml:space="preserve">Huo, J., Xue, J., Chen, J., Li, Y., Chen, M., Zhao, Z. &amp; Liu, Y. 2024: Late Pleistocene to early Holocene vegetation and environmental changes in the tropical Leizhou Peninsula, South China: New evidence from the </w:t>
      </w:r>
      <w:r w:rsidRPr="007B29AF">
        <w:rPr>
          <w:i/>
          <w:iCs/>
        </w:rPr>
        <w:t>n</w:t>
      </w:r>
      <w:r w:rsidRPr="007B29AF">
        <w:t xml:space="preserve">-alkane record. </w:t>
      </w:r>
      <w:r w:rsidRPr="007B29AF">
        <w:rPr>
          <w:i/>
          <w:iCs/>
        </w:rPr>
        <w:t>Palaeogeography, Palaeoclimatology, Palaeoecology</w:t>
      </w:r>
      <w:r w:rsidRPr="007B29AF">
        <w:t xml:space="preserve"> </w:t>
      </w:r>
      <w:r w:rsidRPr="007B29AF">
        <w:rPr>
          <w:i/>
          <w:iCs/>
        </w:rPr>
        <w:t>655</w:t>
      </w:r>
      <w:r w:rsidRPr="007B29AF">
        <w:t>, 112541. https://doi.org/10.1016/j.palaeo.2024.112541.</w:t>
      </w:r>
    </w:p>
    <w:p w14:paraId="6F5C7DA2" w14:textId="77777777" w:rsidR="007B29AF" w:rsidRPr="007B29AF" w:rsidRDefault="007B29AF" w:rsidP="007B29AF">
      <w:pPr>
        <w:pStyle w:val="Bibliography"/>
      </w:pPr>
      <w:r w:rsidRPr="007B29AF">
        <w:t xml:space="preserve">Iriarte-Chiapusso, M. J., Muñoz Sobrino, C., Gómez-Orellana, L., Hernández-Beloqui, B., García-Moreiras, I., Fernández Rodriguez, C., Heiri, O., Lotter, A. F. &amp; Ramil-Rego, P. 2016: Reviewing the Lateglacial–Holocene transition in NW Iberia: A palaeoecological approach based on the comparison between dissimilar regions. </w:t>
      </w:r>
      <w:r w:rsidRPr="007B29AF">
        <w:rPr>
          <w:i/>
          <w:iCs/>
        </w:rPr>
        <w:t>Quaternary International</w:t>
      </w:r>
      <w:r w:rsidRPr="007B29AF">
        <w:t xml:space="preserve"> </w:t>
      </w:r>
      <w:r w:rsidRPr="007B29AF">
        <w:rPr>
          <w:i/>
          <w:iCs/>
        </w:rPr>
        <w:t>403</w:t>
      </w:r>
      <w:r w:rsidRPr="007B29AF">
        <w:t>, 211–236. https://doi.org/10.1016/j.quaint.2015.09.029.</w:t>
      </w:r>
    </w:p>
    <w:p w14:paraId="4A4C9B60" w14:textId="77777777" w:rsidR="007B29AF" w:rsidRPr="007B29AF" w:rsidRDefault="007B29AF" w:rsidP="007B29AF">
      <w:pPr>
        <w:pStyle w:val="Bibliography"/>
      </w:pPr>
      <w:r w:rsidRPr="007B29AF">
        <w:t xml:space="preserve">Jones, J. R., Marín-Arroyo, A. B., Corchón Rodríguez, M. S. &amp; Richards, M. P. 2021: After the Last Glacial Maximum in the refugium of northern Iberia: Environmental shifts, demographic pressure and changing economic strategies at Las Caldas Cave (Asturias, Spain). </w:t>
      </w:r>
      <w:r w:rsidRPr="007B29AF">
        <w:rPr>
          <w:i/>
          <w:iCs/>
        </w:rPr>
        <w:t>Quaternary Science Reviews</w:t>
      </w:r>
      <w:r w:rsidRPr="007B29AF">
        <w:t xml:space="preserve"> </w:t>
      </w:r>
      <w:r w:rsidRPr="007B29AF">
        <w:rPr>
          <w:i/>
          <w:iCs/>
        </w:rPr>
        <w:t>262</w:t>
      </w:r>
      <w:r w:rsidRPr="007B29AF">
        <w:t>, 106931. https://doi.org/10.1016/j.quascirev.2021.106931.</w:t>
      </w:r>
    </w:p>
    <w:p w14:paraId="77F17E86" w14:textId="77777777" w:rsidR="007B29AF" w:rsidRPr="007B29AF" w:rsidRDefault="007B29AF" w:rsidP="007B29AF">
      <w:pPr>
        <w:pStyle w:val="Bibliography"/>
      </w:pPr>
      <w:r w:rsidRPr="007B29AF">
        <w:t xml:space="preserve">Julián-Posada, I., Gil-Romera, G., Garcés-Pastor, S., Heintzman, P. D., Gómez, D., Fillat, F., Moreno, A., Lara-Recuero, J., Bover, P., Montes, L., Sierra, A., Valero-Garcés, B., Alsos, I. G. &amp; González-Sampériz, P. 2025: Neolithic pastoralism and plant community interactions at high altitudes of the Pyrenees, southern Europe. </w:t>
      </w:r>
      <w:r w:rsidRPr="007B29AF">
        <w:rPr>
          <w:i/>
          <w:iCs/>
        </w:rPr>
        <w:t>Communications Earth &amp; Environment 2025 6:1</w:t>
      </w:r>
      <w:r w:rsidRPr="007B29AF">
        <w:t xml:space="preserve"> </w:t>
      </w:r>
      <w:r w:rsidRPr="007B29AF">
        <w:rPr>
          <w:i/>
          <w:iCs/>
        </w:rPr>
        <w:t>6</w:t>
      </w:r>
      <w:r w:rsidRPr="007B29AF">
        <w:t>, 1–10. https://doi.org/10.1038/s43247-025-02023-8.</w:t>
      </w:r>
    </w:p>
    <w:p w14:paraId="068FD3EB" w14:textId="77777777" w:rsidR="007B29AF" w:rsidRPr="007B29AF" w:rsidRDefault="007B29AF" w:rsidP="007B29AF">
      <w:pPr>
        <w:pStyle w:val="Bibliography"/>
      </w:pPr>
      <w:r w:rsidRPr="007B29AF">
        <w:t xml:space="preserve">Katrantsiotis, C., Kylander, M. E., Smittenberg, R., Yamoah, K. K. A., Hättestrand, M., Avramidis, P., Strandberg, N. A. &amp; Norström, E. 2018: Eastern Mediterranean hydroclimate reconstruction over the last 3600 years based on sedimentary </w:t>
      </w:r>
      <w:r w:rsidRPr="007B29AF">
        <w:rPr>
          <w:i/>
          <w:iCs/>
        </w:rPr>
        <w:t>n</w:t>
      </w:r>
      <w:r w:rsidRPr="007B29AF">
        <w:t xml:space="preserve">-alkanes, their carbon and hydrogen isotope composition and XRF data from the Gialova Lagoon, SW Greece. </w:t>
      </w:r>
      <w:r w:rsidRPr="007B29AF">
        <w:rPr>
          <w:i/>
          <w:iCs/>
        </w:rPr>
        <w:t>Quaternary Science Reviews</w:t>
      </w:r>
      <w:r w:rsidRPr="007B29AF">
        <w:t xml:space="preserve"> </w:t>
      </w:r>
      <w:r w:rsidRPr="007B29AF">
        <w:rPr>
          <w:i/>
          <w:iCs/>
        </w:rPr>
        <w:t>194</w:t>
      </w:r>
      <w:r w:rsidRPr="007B29AF">
        <w:t>, 77–93. https://doi.org/10.1016/j.quascirev.2018.07.008.</w:t>
      </w:r>
    </w:p>
    <w:p w14:paraId="56C18DF3" w14:textId="77777777" w:rsidR="007B29AF" w:rsidRPr="007B29AF" w:rsidRDefault="007B29AF" w:rsidP="007B29AF">
      <w:pPr>
        <w:pStyle w:val="Bibliography"/>
      </w:pPr>
      <w:r w:rsidRPr="007B29AF">
        <w:lastRenderedPageBreak/>
        <w:t xml:space="preserve">Kjellman, S. E., Thomas, E. K., Farnsworth, W. R., Cowling, O. C., Allaart, L., Brynjólfsson, S. &amp; Schomacker, A. 2024: Seasonal precipitation variability on Svalbard inferred from Holocene sedimentary leaf wax δ2H. </w:t>
      </w:r>
      <w:r w:rsidRPr="007B29AF">
        <w:rPr>
          <w:i/>
          <w:iCs/>
        </w:rPr>
        <w:t>Boreas</w:t>
      </w:r>
      <w:r w:rsidRPr="007B29AF">
        <w:t xml:space="preserve"> </w:t>
      </w:r>
      <w:r w:rsidRPr="007B29AF">
        <w:rPr>
          <w:i/>
          <w:iCs/>
        </w:rPr>
        <w:t>53</w:t>
      </w:r>
      <w:r w:rsidRPr="007B29AF">
        <w:t>, 430–452. https://doi.org/10.1111/bor.12661.</w:t>
      </w:r>
    </w:p>
    <w:p w14:paraId="5A6F8A3A" w14:textId="77777777" w:rsidR="007B29AF" w:rsidRPr="007B29AF" w:rsidRDefault="007B29AF" w:rsidP="007B29AF">
      <w:pPr>
        <w:pStyle w:val="Bibliography"/>
      </w:pPr>
      <w:r w:rsidRPr="007B29AF">
        <w:t xml:space="preserve">Krapp, M., Beyer, R. M., Edmundson, S. L., Valdes, P. J. &amp; Manica, A. 2021: A statistics-based reconstruction of high-resolution global terrestrial climate for the last 800,000 years. </w:t>
      </w:r>
      <w:r w:rsidRPr="007B29AF">
        <w:rPr>
          <w:i/>
          <w:iCs/>
        </w:rPr>
        <w:t>Scientific Data 2021 8:1</w:t>
      </w:r>
      <w:r w:rsidRPr="007B29AF">
        <w:t xml:space="preserve"> </w:t>
      </w:r>
      <w:r w:rsidRPr="007B29AF">
        <w:rPr>
          <w:i/>
          <w:iCs/>
        </w:rPr>
        <w:t>8</w:t>
      </w:r>
      <w:r w:rsidRPr="007B29AF">
        <w:t>, 1–18. https://doi.org/10.1038/s41597-021-01009-3.</w:t>
      </w:r>
    </w:p>
    <w:p w14:paraId="0416C2F1" w14:textId="77777777" w:rsidR="007B29AF" w:rsidRPr="007B29AF" w:rsidRDefault="007B29AF" w:rsidP="007B29AF">
      <w:pPr>
        <w:pStyle w:val="Bibliography"/>
      </w:pPr>
      <w:r w:rsidRPr="007B29AF">
        <w:t xml:space="preserve">Lagergren, F., Björk, R. G., Andersson, C., Belušić, D., Björkman, M. P., Kjellström, E., Lind, P., Lindstedt, D., Olenius, T., Pleijel, H., Rosqvist, G. &amp; Miller, P. A. 2024: Kilometre-scale simulations over Fennoscandia reveal a large loss of tundra due to climate warming. </w:t>
      </w:r>
      <w:r w:rsidRPr="007B29AF">
        <w:rPr>
          <w:i/>
          <w:iCs/>
        </w:rPr>
        <w:t>Biogeosciences</w:t>
      </w:r>
      <w:r w:rsidRPr="007B29AF">
        <w:t xml:space="preserve"> </w:t>
      </w:r>
      <w:r w:rsidRPr="007B29AF">
        <w:rPr>
          <w:i/>
          <w:iCs/>
        </w:rPr>
        <w:t>21</w:t>
      </w:r>
      <w:r w:rsidRPr="007B29AF">
        <w:t>, 1093–1116. https://doi.org/10.5194/bg-21-1093-2024.</w:t>
      </w:r>
    </w:p>
    <w:p w14:paraId="7841524B" w14:textId="77777777" w:rsidR="007B29AF" w:rsidRPr="007B29AF" w:rsidRDefault="007B29AF" w:rsidP="007B29AF">
      <w:pPr>
        <w:pStyle w:val="Bibliography"/>
      </w:pPr>
      <w:r w:rsidRPr="007B29AF">
        <w:t xml:space="preserve">Lécuyer, C., Hillaire-Marcel, C., Burke, A., Julien, M.-A. &amp; Hélie, J.-F. 2021: Temperature and precipitation regime in LGM human refugia of southwestern Europe inferred from δ13C and δ18O of large mammal remains. </w:t>
      </w:r>
      <w:r w:rsidRPr="007B29AF">
        <w:rPr>
          <w:i/>
          <w:iCs/>
        </w:rPr>
        <w:t>Quaternary Science Reviews</w:t>
      </w:r>
      <w:r w:rsidRPr="007B29AF">
        <w:t xml:space="preserve"> </w:t>
      </w:r>
      <w:r w:rsidRPr="007B29AF">
        <w:rPr>
          <w:i/>
          <w:iCs/>
        </w:rPr>
        <w:t>255</w:t>
      </w:r>
      <w:r w:rsidRPr="007B29AF">
        <w:t>, 106796. https://doi.org/10.1016/j.quascirev.2021.106796.</w:t>
      </w:r>
    </w:p>
    <w:p w14:paraId="7CFEF0AB" w14:textId="77777777" w:rsidR="007B29AF" w:rsidRPr="007B29AF" w:rsidRDefault="007B29AF" w:rsidP="007B29AF">
      <w:pPr>
        <w:pStyle w:val="Bibliography"/>
      </w:pPr>
      <w:r w:rsidRPr="007B29AF">
        <w:t xml:space="preserve">Leonardi, M., Hallett, E. Y., Beyer, R., Krapp, M. &amp; Manica, A. 2023: pastclim 1.2: an R package to easily access and use paleoclimatic reconstructions. </w:t>
      </w:r>
      <w:r w:rsidRPr="007B29AF">
        <w:rPr>
          <w:i/>
          <w:iCs/>
        </w:rPr>
        <w:t>Ecography</w:t>
      </w:r>
      <w:r w:rsidRPr="007B29AF">
        <w:t xml:space="preserve"> </w:t>
      </w:r>
      <w:r w:rsidRPr="007B29AF">
        <w:rPr>
          <w:i/>
          <w:iCs/>
        </w:rPr>
        <w:t>2023</w:t>
      </w:r>
      <w:r w:rsidRPr="007B29AF">
        <w:t>, e06481. https://doi.org/10.1111/ecog.06481.</w:t>
      </w:r>
    </w:p>
    <w:p w14:paraId="5B63BFD6" w14:textId="77777777" w:rsidR="007B29AF" w:rsidRPr="007B29AF" w:rsidRDefault="007B29AF" w:rsidP="007B29AF">
      <w:pPr>
        <w:pStyle w:val="Bibliography"/>
      </w:pPr>
      <w:r w:rsidRPr="007B29AF">
        <w:t xml:space="preserve">Li, Y., Yang, S., Wang, X., Hu, J., Cui, L., Huang, X. &amp; Jiang, W. 2016: Leaf wax </w:t>
      </w:r>
      <w:r w:rsidRPr="007B29AF">
        <w:rPr>
          <w:i/>
          <w:iCs/>
        </w:rPr>
        <w:t>n</w:t>
      </w:r>
      <w:r w:rsidRPr="007B29AF">
        <w:t xml:space="preserve">-alkane distributions in Chinese loess since the Last Glacial Maximum and implications for paleoclimate. </w:t>
      </w:r>
      <w:r w:rsidRPr="007B29AF">
        <w:rPr>
          <w:i/>
          <w:iCs/>
        </w:rPr>
        <w:t>Quaternary International</w:t>
      </w:r>
      <w:r w:rsidRPr="007B29AF">
        <w:t xml:space="preserve"> </w:t>
      </w:r>
      <w:r w:rsidRPr="007B29AF">
        <w:rPr>
          <w:i/>
          <w:iCs/>
        </w:rPr>
        <w:t>399</w:t>
      </w:r>
      <w:r w:rsidRPr="007B29AF">
        <w:t>, 190–197. https://doi.org/10.1016/j.quaint.2015.04.029.</w:t>
      </w:r>
    </w:p>
    <w:p w14:paraId="1CC36E5A" w14:textId="77777777" w:rsidR="007B29AF" w:rsidRPr="007B29AF" w:rsidRDefault="007B29AF" w:rsidP="007B29AF">
      <w:pPr>
        <w:pStyle w:val="Bibliography"/>
      </w:pPr>
      <w:r w:rsidRPr="007B29AF">
        <w:t xml:space="preserve">Ling, Y., Zheng, M., Sun, Q., Zhang, C., Wang, Y. &amp; Xie, M. 2022: Impact of climatic and environmental factors on </w:t>
      </w:r>
      <w:r w:rsidRPr="007B29AF">
        <w:rPr>
          <w:i/>
          <w:iCs/>
        </w:rPr>
        <w:t>δ</w:t>
      </w:r>
      <w:r w:rsidRPr="007B29AF">
        <w:t xml:space="preserve">D of </w:t>
      </w:r>
      <w:r w:rsidRPr="007B29AF">
        <w:rPr>
          <w:i/>
          <w:iCs/>
        </w:rPr>
        <w:t>n</w:t>
      </w:r>
      <w:r w:rsidRPr="007B29AF">
        <w:t xml:space="preserve">-alkanes in the lake surface sediments of arid Tibet. </w:t>
      </w:r>
      <w:r w:rsidRPr="007B29AF">
        <w:rPr>
          <w:i/>
          <w:iCs/>
        </w:rPr>
        <w:t>Quaternary International</w:t>
      </w:r>
      <w:r w:rsidRPr="007B29AF">
        <w:t xml:space="preserve"> </w:t>
      </w:r>
      <w:r w:rsidRPr="007B29AF">
        <w:rPr>
          <w:i/>
          <w:iCs/>
        </w:rPr>
        <w:t>637</w:t>
      </w:r>
      <w:r w:rsidRPr="007B29AF">
        <w:t>, 44–56. https://doi.org/10.1016/j.quaint.2022.08.014.</w:t>
      </w:r>
    </w:p>
    <w:p w14:paraId="106D44F8" w14:textId="77777777" w:rsidR="007B29AF" w:rsidRPr="007B29AF" w:rsidRDefault="007B29AF" w:rsidP="007B29AF">
      <w:pPr>
        <w:pStyle w:val="Bibliography"/>
      </w:pPr>
      <w:r w:rsidRPr="007B29AF">
        <w:t xml:space="preserve">Ling, Y., Zheng, M., Wang, S., Sun, Q., Xie, B. &amp; Zhang, C. 2021: The Impact of Climatic and Environmental Factors on n-Alkanes Indices in Southwestern Tibetan Plateau. </w:t>
      </w:r>
      <w:r w:rsidRPr="007B29AF">
        <w:rPr>
          <w:i/>
          <w:iCs/>
        </w:rPr>
        <w:t>Acta Geologica Sinica - English Edition</w:t>
      </w:r>
      <w:r w:rsidRPr="007B29AF">
        <w:t xml:space="preserve"> </w:t>
      </w:r>
      <w:r w:rsidRPr="007B29AF">
        <w:rPr>
          <w:i/>
          <w:iCs/>
        </w:rPr>
        <w:t>95</w:t>
      </w:r>
      <w:r w:rsidRPr="007B29AF">
        <w:t>, 648–658. https://doi.org/10.1111/1755-6724.14376.</w:t>
      </w:r>
    </w:p>
    <w:p w14:paraId="4AFBA281" w14:textId="77777777" w:rsidR="007B29AF" w:rsidRPr="007B29AF" w:rsidRDefault="007B29AF" w:rsidP="007B29AF">
      <w:pPr>
        <w:pStyle w:val="Bibliography"/>
      </w:pPr>
      <w:r w:rsidRPr="007B29AF">
        <w:t xml:space="preserve">Liu, J. &amp; An, Z. 2020: Leaf wax </w:t>
      </w:r>
      <w:r w:rsidRPr="007B29AF">
        <w:rPr>
          <w:i/>
          <w:iCs/>
        </w:rPr>
        <w:t>n</w:t>
      </w:r>
      <w:r w:rsidRPr="007B29AF">
        <w:t xml:space="preserve">-alkane carbon isotope values vary among major terrestrial plant groups: Different responses to precipitation amount and temperature, and implications for paleoenvironmental reconstruction. </w:t>
      </w:r>
      <w:r w:rsidRPr="007B29AF">
        <w:rPr>
          <w:i/>
          <w:iCs/>
        </w:rPr>
        <w:t>Earth-Science Reviews</w:t>
      </w:r>
      <w:r w:rsidRPr="007B29AF">
        <w:t xml:space="preserve"> </w:t>
      </w:r>
      <w:r w:rsidRPr="007B29AF">
        <w:rPr>
          <w:i/>
          <w:iCs/>
        </w:rPr>
        <w:t>202</w:t>
      </w:r>
      <w:r w:rsidRPr="007B29AF">
        <w:t>, 103081. https://doi.org/10.1016/j.earscirev.2020.103081.</w:t>
      </w:r>
    </w:p>
    <w:p w14:paraId="3296027C" w14:textId="77777777" w:rsidR="007B29AF" w:rsidRPr="007B29AF" w:rsidRDefault="007B29AF" w:rsidP="007B29AF">
      <w:pPr>
        <w:pStyle w:val="Bibliography"/>
      </w:pPr>
      <w:r w:rsidRPr="007B29AF">
        <w:t xml:space="preserve">Ludwig, P., Shao, Y., Kehl, M. &amp; Weniger, G.-C. 2018: The Last Glacial Maximum and Heinrich event I on the Iberian Peninsula: A regional climate modelling study for understanding human settlement patterns. </w:t>
      </w:r>
      <w:r w:rsidRPr="007B29AF">
        <w:rPr>
          <w:i/>
          <w:iCs/>
        </w:rPr>
        <w:t>Global and Planetary Change</w:t>
      </w:r>
      <w:r w:rsidRPr="007B29AF">
        <w:t xml:space="preserve"> </w:t>
      </w:r>
      <w:r w:rsidRPr="007B29AF">
        <w:rPr>
          <w:i/>
          <w:iCs/>
        </w:rPr>
        <w:t>170</w:t>
      </w:r>
      <w:r w:rsidRPr="007B29AF">
        <w:t>, 34–47. https://doi.org/10.1016/j.gloplacha.2018.08.006.</w:t>
      </w:r>
    </w:p>
    <w:p w14:paraId="3FEA1DCC" w14:textId="77777777" w:rsidR="007B29AF" w:rsidRPr="007B29AF" w:rsidRDefault="007B29AF" w:rsidP="007B29AF">
      <w:pPr>
        <w:pStyle w:val="Bibliography"/>
      </w:pPr>
      <w:r w:rsidRPr="007B29AF">
        <w:t xml:space="preserve">Luo, P., Peng, P., Lü, H., Zheng, Z. &amp; Wang, X. 2012: Latitudinal variations of CPI values of long-chain n-alkanes in surface soils: Evidence for CPI as a proxy of aridity. </w:t>
      </w:r>
      <w:r w:rsidRPr="007B29AF">
        <w:rPr>
          <w:i/>
          <w:iCs/>
        </w:rPr>
        <w:t>Science China Earth Sciences</w:t>
      </w:r>
      <w:r w:rsidRPr="007B29AF">
        <w:t xml:space="preserve"> </w:t>
      </w:r>
      <w:r w:rsidRPr="007B29AF">
        <w:rPr>
          <w:i/>
          <w:iCs/>
        </w:rPr>
        <w:t>55</w:t>
      </w:r>
      <w:r w:rsidRPr="007B29AF">
        <w:t>, 1134–1146. https://doi.org/10.1007/s11430-012-4401-8.</w:t>
      </w:r>
    </w:p>
    <w:p w14:paraId="1385F148" w14:textId="77777777" w:rsidR="007B29AF" w:rsidRPr="007B29AF" w:rsidRDefault="007B29AF" w:rsidP="007B29AF">
      <w:pPr>
        <w:pStyle w:val="Bibliography"/>
      </w:pPr>
      <w:r w:rsidRPr="007B29AF">
        <w:t xml:space="preserve">Lüthi, D., Le Floch, M., Bereiter, B., Blunier, T., Barnola, J.-M., Siegenthaler, U., Raynaud, D., Jouzel, J., Fischer, H., Kawamura, K. &amp; Stocker, T. F. 2008: High-resolution carbon </w:t>
      </w:r>
      <w:r w:rsidRPr="007B29AF">
        <w:lastRenderedPageBreak/>
        <w:t xml:space="preserve">dioxide concentration record 650,000–800,000 years before present. </w:t>
      </w:r>
      <w:r w:rsidRPr="007B29AF">
        <w:rPr>
          <w:i/>
          <w:iCs/>
        </w:rPr>
        <w:t>Nature</w:t>
      </w:r>
      <w:r w:rsidRPr="007B29AF">
        <w:t xml:space="preserve"> </w:t>
      </w:r>
      <w:r w:rsidRPr="007B29AF">
        <w:rPr>
          <w:i/>
          <w:iCs/>
        </w:rPr>
        <w:t>453</w:t>
      </w:r>
      <w:r w:rsidRPr="007B29AF">
        <w:t>, 379–382. https://doi.org/10.1038/nature06949.</w:t>
      </w:r>
    </w:p>
    <w:p w14:paraId="1486064A" w14:textId="77777777" w:rsidR="007B29AF" w:rsidRPr="007B29AF" w:rsidRDefault="007B29AF" w:rsidP="007B29AF">
      <w:pPr>
        <w:pStyle w:val="Bibliography"/>
      </w:pPr>
      <w:r w:rsidRPr="007B29AF">
        <w:t xml:space="preserve">Magri, D., Vendramin, G. G., Comps, B., Dupanloup, I., Geburek, T., Gömöry, D., Latałowa, M., Litt, T., Paule, L., Roure, J. M., Tantau, I., Van Der Knaap, W. O., Petit, R. J. &amp; De Beaulieu, J.-L. 2006: A new scenario for the Quaternary history of European beech populations: palaeobotanical evidence and genetic consequences. </w:t>
      </w:r>
      <w:r w:rsidRPr="007B29AF">
        <w:rPr>
          <w:i/>
          <w:iCs/>
        </w:rPr>
        <w:t>New Phytologist</w:t>
      </w:r>
      <w:r w:rsidRPr="007B29AF">
        <w:t xml:space="preserve"> </w:t>
      </w:r>
      <w:r w:rsidRPr="007B29AF">
        <w:rPr>
          <w:i/>
          <w:iCs/>
        </w:rPr>
        <w:t>171</w:t>
      </w:r>
      <w:r w:rsidRPr="007B29AF">
        <w:t>, 199–221. https://doi.org/10.1111/j.1469-8137.2006.01740.x.</w:t>
      </w:r>
    </w:p>
    <w:p w14:paraId="74AC0205" w14:textId="77777777" w:rsidR="007B29AF" w:rsidRPr="007B29AF" w:rsidRDefault="007B29AF" w:rsidP="007B29AF">
      <w:pPr>
        <w:pStyle w:val="Bibliography"/>
      </w:pPr>
      <w:r w:rsidRPr="007B29AF">
        <w:t xml:space="preserve">Martínez-García, B., Rodríguez-Lázaro, J., Pascual, A. &amp; Mendicoa, J. 2015: The “Northern guests” and other palaeoclimatic ostracod proxies in the late Quaternary of the Basque Basin (S Bay of Biscay). </w:t>
      </w:r>
      <w:r w:rsidRPr="007B29AF">
        <w:rPr>
          <w:i/>
          <w:iCs/>
        </w:rPr>
        <w:t>Palaeogeography, Palaeoclimatology, Palaeoecology</w:t>
      </w:r>
      <w:r w:rsidRPr="007B29AF">
        <w:t xml:space="preserve"> </w:t>
      </w:r>
      <w:r w:rsidRPr="007B29AF">
        <w:rPr>
          <w:i/>
          <w:iCs/>
        </w:rPr>
        <w:t>419</w:t>
      </w:r>
      <w:r w:rsidRPr="007B29AF">
        <w:t>, 100–114. https://doi.org/10.1016/j.palaeo.2014.06.032.</w:t>
      </w:r>
    </w:p>
    <w:p w14:paraId="05D6826A" w14:textId="77777777" w:rsidR="007B29AF" w:rsidRPr="007B29AF" w:rsidRDefault="007B29AF" w:rsidP="007B29AF">
      <w:pPr>
        <w:pStyle w:val="Bibliography"/>
      </w:pPr>
      <w:r w:rsidRPr="007B29AF">
        <w:t xml:space="preserve">McCabe, A. M. &amp; Clark, P. U. 1998: Ice-sheet variability around the North Atlantic Ocean during the last deglaciation. </w:t>
      </w:r>
      <w:r w:rsidRPr="007B29AF">
        <w:rPr>
          <w:i/>
          <w:iCs/>
        </w:rPr>
        <w:t>Nature</w:t>
      </w:r>
      <w:r w:rsidRPr="007B29AF">
        <w:t xml:space="preserve"> </w:t>
      </w:r>
      <w:r w:rsidRPr="007B29AF">
        <w:rPr>
          <w:i/>
          <w:iCs/>
        </w:rPr>
        <w:t>392</w:t>
      </w:r>
      <w:r w:rsidRPr="007B29AF">
        <w:t>, 373–377. https://doi.org/10.1038/32866.</w:t>
      </w:r>
    </w:p>
    <w:p w14:paraId="1155D515" w14:textId="77777777" w:rsidR="007B29AF" w:rsidRPr="007B29AF" w:rsidRDefault="007B29AF" w:rsidP="007B29AF">
      <w:pPr>
        <w:pStyle w:val="Bibliography"/>
      </w:pPr>
      <w:r w:rsidRPr="007B29AF">
        <w:t xml:space="preserve">Merritt, D. A., Brand, W. A. &amp; Hayes, J. M. 1994: Isotope-ratio-monitoring gas chromatography-mass spectrometry: methods for isotopic calibration. </w:t>
      </w:r>
      <w:r w:rsidRPr="007B29AF">
        <w:rPr>
          <w:i/>
          <w:iCs/>
        </w:rPr>
        <w:t>Organic Geochemistry</w:t>
      </w:r>
      <w:r w:rsidRPr="007B29AF">
        <w:t xml:space="preserve"> </w:t>
      </w:r>
      <w:r w:rsidRPr="007B29AF">
        <w:rPr>
          <w:i/>
          <w:iCs/>
        </w:rPr>
        <w:t>21</w:t>
      </w:r>
      <w:r w:rsidRPr="007B29AF">
        <w:t>, 573–583. https://doi.org/10.1016/0146-6380(94)90003-5.</w:t>
      </w:r>
    </w:p>
    <w:p w14:paraId="24DC3F6D" w14:textId="77777777" w:rsidR="007B29AF" w:rsidRPr="007B29AF" w:rsidRDefault="007B29AF" w:rsidP="007B29AF">
      <w:pPr>
        <w:pStyle w:val="Bibliography"/>
      </w:pPr>
      <w:r w:rsidRPr="007B29AF">
        <w:t xml:space="preserve">Miller, P. A. &amp; Smith, B. 2012: Modelling Tundra Vegetation Response to Recent Arctic Warming. </w:t>
      </w:r>
      <w:r w:rsidRPr="007B29AF">
        <w:rPr>
          <w:i/>
          <w:iCs/>
        </w:rPr>
        <w:t>AMBIO</w:t>
      </w:r>
      <w:r w:rsidRPr="007B29AF">
        <w:t xml:space="preserve"> </w:t>
      </w:r>
      <w:r w:rsidRPr="007B29AF">
        <w:rPr>
          <w:i/>
          <w:iCs/>
        </w:rPr>
        <w:t>41</w:t>
      </w:r>
      <w:r w:rsidRPr="007B29AF">
        <w:t>, 281–291. https://doi.org/10.1007/s13280-012-0306-1.</w:t>
      </w:r>
    </w:p>
    <w:p w14:paraId="307A064D" w14:textId="77777777" w:rsidR="007B29AF" w:rsidRPr="007B29AF" w:rsidRDefault="007B29AF" w:rsidP="007B29AF">
      <w:pPr>
        <w:pStyle w:val="Bibliography"/>
      </w:pPr>
      <w:r w:rsidRPr="007B29AF">
        <w:t xml:space="preserve">Mix, A. C., Bard, E. &amp; Schneider, R. 2001: Environmental processes of the ice age: land, oceans, glaciers (EPILOG). </w:t>
      </w:r>
      <w:r w:rsidRPr="007B29AF">
        <w:rPr>
          <w:i/>
          <w:iCs/>
        </w:rPr>
        <w:t>Quaternary Science Reviews</w:t>
      </w:r>
      <w:r w:rsidRPr="007B29AF">
        <w:t xml:space="preserve"> </w:t>
      </w:r>
      <w:r w:rsidRPr="007B29AF">
        <w:rPr>
          <w:i/>
          <w:iCs/>
        </w:rPr>
        <w:t>20</w:t>
      </w:r>
      <w:r w:rsidRPr="007B29AF">
        <w:t>, 627–657. https://doi.org/10.1016/S0277-3791(00)00145-1.</w:t>
      </w:r>
    </w:p>
    <w:p w14:paraId="5450794F" w14:textId="77777777" w:rsidR="007B29AF" w:rsidRPr="007B29AF" w:rsidRDefault="007B29AF" w:rsidP="007B29AF">
      <w:pPr>
        <w:pStyle w:val="Bibliography"/>
      </w:pPr>
      <w:r w:rsidRPr="007B29AF">
        <w:t xml:space="preserve">Morellón, M., Aranbarri, J., Moreno, A., González-Sampériz, P. &amp; Valero-Garcés, B. L. 2018: Early Holocene humidity patterns in the Iberian Peninsula reconstructed from lake, pollen and speleothem records. </w:t>
      </w:r>
      <w:r w:rsidRPr="007B29AF">
        <w:rPr>
          <w:i/>
          <w:iCs/>
        </w:rPr>
        <w:t>Quaternary Science Reviews</w:t>
      </w:r>
      <w:r w:rsidRPr="007B29AF">
        <w:t xml:space="preserve"> </w:t>
      </w:r>
      <w:r w:rsidRPr="007B29AF">
        <w:rPr>
          <w:i/>
          <w:iCs/>
        </w:rPr>
        <w:t>181</w:t>
      </w:r>
      <w:r w:rsidRPr="007B29AF">
        <w:t>, 1–18. https://doi.org/10.1016/j.quascirev.2017.11.016.</w:t>
      </w:r>
    </w:p>
    <w:p w14:paraId="2E4AB486" w14:textId="77777777" w:rsidR="007B29AF" w:rsidRPr="007B29AF" w:rsidRDefault="007B29AF" w:rsidP="007B29AF">
      <w:pPr>
        <w:pStyle w:val="Bibliography"/>
      </w:pPr>
      <w:r w:rsidRPr="007B29AF">
        <w:t xml:space="preserve">Morellón, M., Valero-Garcés, B., Anselmetti, F., Ariztegui, D., Schnellmann, M., Moreno, A., Mata, P., Rico, M. &amp; Corella, J. P. 2009: Late Quaternary deposition and facies model for karstic Lake Estanya (North-eastern Spain). </w:t>
      </w:r>
      <w:r w:rsidRPr="007B29AF">
        <w:rPr>
          <w:i/>
          <w:iCs/>
        </w:rPr>
        <w:t>Sedimentology</w:t>
      </w:r>
      <w:r w:rsidRPr="007B29AF">
        <w:t xml:space="preserve"> </w:t>
      </w:r>
      <w:r w:rsidRPr="007B29AF">
        <w:rPr>
          <w:i/>
          <w:iCs/>
        </w:rPr>
        <w:t>56</w:t>
      </w:r>
      <w:r w:rsidRPr="007B29AF">
        <w:t>, 1505–1534. https://doi.org/10.1111/j.1365-3091.2008.01044.x.</w:t>
      </w:r>
    </w:p>
    <w:p w14:paraId="02FC56F2" w14:textId="77777777" w:rsidR="007B29AF" w:rsidRPr="007B29AF" w:rsidRDefault="007B29AF" w:rsidP="007B29AF">
      <w:pPr>
        <w:pStyle w:val="Bibliography"/>
      </w:pPr>
      <w:r w:rsidRPr="007B29AF">
        <w:t xml:space="preserve">Morellón, M., Valero-Garcés, B., Vegas-Vilarrúbia, T., González-Sampériz, P., Romero, Ó., Delgado-Huertas, A., Mata, P., Moreno, A., Rico, M. &amp; Corella, J. P. 2009: Lateglacial and Holocene palaeohydrology in the western Mediterranean region: The Lake Estanya record (NE Spain). </w:t>
      </w:r>
      <w:r w:rsidRPr="007B29AF">
        <w:rPr>
          <w:i/>
          <w:iCs/>
        </w:rPr>
        <w:t>Quaternary Science Reviews</w:t>
      </w:r>
      <w:r w:rsidRPr="007B29AF">
        <w:t xml:space="preserve"> </w:t>
      </w:r>
      <w:r w:rsidRPr="007B29AF">
        <w:rPr>
          <w:i/>
          <w:iCs/>
        </w:rPr>
        <w:t>28</w:t>
      </w:r>
      <w:r w:rsidRPr="007B29AF">
        <w:t>, 2582–2599. https://doi.org/10.1016/j.quascirev.2009.05.014.</w:t>
      </w:r>
    </w:p>
    <w:p w14:paraId="25A0225C" w14:textId="77777777" w:rsidR="007B29AF" w:rsidRPr="007B29AF" w:rsidRDefault="007B29AF" w:rsidP="007B29AF">
      <w:pPr>
        <w:pStyle w:val="Bibliography"/>
      </w:pPr>
      <w:r w:rsidRPr="007B29AF">
        <w:t xml:space="preserve">Moreno, A., González-Sampériz, P., Morellón, M., Valero-Garcés, B. L. &amp; Fletcher, W. J. 2012: Northern Iberian abrupt climate change dynamics during the last glacial cycle: A view from lacustrine sediments. </w:t>
      </w:r>
      <w:r w:rsidRPr="007B29AF">
        <w:rPr>
          <w:i/>
          <w:iCs/>
        </w:rPr>
        <w:t>Quaternary Science Reviews</w:t>
      </w:r>
      <w:r w:rsidRPr="007B29AF">
        <w:t xml:space="preserve"> </w:t>
      </w:r>
      <w:r w:rsidRPr="007B29AF">
        <w:rPr>
          <w:i/>
          <w:iCs/>
        </w:rPr>
        <w:t>36</w:t>
      </w:r>
      <w:r w:rsidRPr="007B29AF">
        <w:t>, 139–153. https://doi.org/10.1016/j.quascirev.2010.06.031.</w:t>
      </w:r>
    </w:p>
    <w:p w14:paraId="0B52EFDB" w14:textId="77777777" w:rsidR="007B29AF" w:rsidRPr="007B29AF" w:rsidRDefault="007B29AF" w:rsidP="007B29AF">
      <w:pPr>
        <w:pStyle w:val="Bibliography"/>
      </w:pPr>
      <w:r w:rsidRPr="007B29AF">
        <w:t xml:space="preserve">Moreno, A., López-Merino, L., Leira, M., Marco-Barba, J., González-Sampériz, P., Valero-Garcés, B. L., López-Sáez, J. A., Santos, L., Mata, P. &amp; Ito, E. 2011: Revealing the last 13,500 years of environmental history from the multiproxy record of a mountain lake </w:t>
      </w:r>
      <w:r w:rsidRPr="007B29AF">
        <w:lastRenderedPageBreak/>
        <w:t xml:space="preserve">(Lago Enol, northern Iberian Peninsula). </w:t>
      </w:r>
      <w:r w:rsidRPr="007B29AF">
        <w:rPr>
          <w:i/>
          <w:iCs/>
        </w:rPr>
        <w:t>Journal of Paleolimnology</w:t>
      </w:r>
      <w:r w:rsidRPr="007B29AF">
        <w:t xml:space="preserve"> </w:t>
      </w:r>
      <w:r w:rsidRPr="007B29AF">
        <w:rPr>
          <w:i/>
          <w:iCs/>
        </w:rPr>
        <w:t>46</w:t>
      </w:r>
      <w:r w:rsidRPr="007B29AF">
        <w:t>, 327–349. https://doi.org/10.1007/s10933-009-9387-7.</w:t>
      </w:r>
    </w:p>
    <w:p w14:paraId="07C8532B" w14:textId="77777777" w:rsidR="007B29AF" w:rsidRPr="007B29AF" w:rsidRDefault="007B29AF" w:rsidP="007B29AF">
      <w:pPr>
        <w:pStyle w:val="Bibliography"/>
      </w:pPr>
      <w:r w:rsidRPr="007B29AF">
        <w:t xml:space="preserve">Moreno, A., Stoll, H., Jiménez-Sánchez, M., Cacho, I., Valero-Garcés, B., Ito, E. &amp; Edwards, R. L. 2010a: A speleothem record of glacial (25–11.6   kyr BP) rapid climatic changes from northern Iberian Peninsula. </w:t>
      </w:r>
      <w:r w:rsidRPr="007B29AF">
        <w:rPr>
          <w:i/>
          <w:iCs/>
        </w:rPr>
        <w:t>Global and Planetary Change</w:t>
      </w:r>
      <w:r w:rsidRPr="007B29AF">
        <w:t xml:space="preserve"> </w:t>
      </w:r>
      <w:r w:rsidRPr="007B29AF">
        <w:rPr>
          <w:i/>
          <w:iCs/>
        </w:rPr>
        <w:t>71</w:t>
      </w:r>
      <w:r w:rsidRPr="007B29AF">
        <w:t>, 218–231. https://doi.org/10.1016/j.gloplacha.2009.10.002.</w:t>
      </w:r>
    </w:p>
    <w:p w14:paraId="2B2B4B59" w14:textId="77777777" w:rsidR="007B29AF" w:rsidRPr="007B29AF" w:rsidRDefault="007B29AF" w:rsidP="007B29AF">
      <w:pPr>
        <w:pStyle w:val="Bibliography"/>
      </w:pPr>
      <w:r w:rsidRPr="007B29AF">
        <w:t xml:space="preserve">Moreno, A., Stoll, H., Jiménez-Sánchez, M., Cacho, I., Valero-Garcés, B., Ito, E. &amp; Edwards, R. L. 2010b: A speleothem record of glacial (25–11.6 kyr BP) rapid climatic changes from northern Iberian Peninsula. </w:t>
      </w:r>
      <w:r w:rsidRPr="007B29AF">
        <w:rPr>
          <w:i/>
          <w:iCs/>
        </w:rPr>
        <w:t>Global and Planetary Change</w:t>
      </w:r>
      <w:r w:rsidRPr="007B29AF">
        <w:t xml:space="preserve"> </w:t>
      </w:r>
      <w:r w:rsidRPr="007B29AF">
        <w:rPr>
          <w:i/>
          <w:iCs/>
        </w:rPr>
        <w:t>71</w:t>
      </w:r>
      <w:r w:rsidRPr="007B29AF">
        <w:t>, 218–231. https://doi.org/10.1016/J.GLOPLACHA.2009.10.002.</w:t>
      </w:r>
    </w:p>
    <w:p w14:paraId="36F66E0C" w14:textId="77777777" w:rsidR="007B29AF" w:rsidRPr="007B29AF" w:rsidRDefault="007B29AF" w:rsidP="007B29AF">
      <w:pPr>
        <w:pStyle w:val="Bibliography"/>
      </w:pPr>
      <w:r w:rsidRPr="007B29AF">
        <w:t xml:space="preserve">Moreno, A., Svensson, A., Brooks, S. J., Connor, S., Engels, S., Fletcher, W., Genty, D., Heiri, O., Labuhn, I., Perşoiu, A., Peyron, O., Sadori, L., Valero-Garcés, B., Wulf, S. &amp; Zanchetta, G. 2014: A compilation of Western European terrestrial records 60–8 ka BP: towards an understanding of latitudinal climatic gradients. </w:t>
      </w:r>
      <w:r w:rsidRPr="007B29AF">
        <w:rPr>
          <w:i/>
          <w:iCs/>
        </w:rPr>
        <w:t>Quaternary Science Reviews</w:t>
      </w:r>
      <w:r w:rsidRPr="007B29AF">
        <w:t xml:space="preserve"> </w:t>
      </w:r>
      <w:r w:rsidRPr="007B29AF">
        <w:rPr>
          <w:i/>
          <w:iCs/>
        </w:rPr>
        <w:t>106</w:t>
      </w:r>
      <w:r w:rsidRPr="007B29AF">
        <w:t>, 167–185. https://doi.org/10.1016/j.quascirev.2014.06.030.</w:t>
      </w:r>
    </w:p>
    <w:p w14:paraId="26E89E99" w14:textId="77777777" w:rsidR="007B29AF" w:rsidRPr="007B29AF" w:rsidRDefault="007B29AF" w:rsidP="007B29AF">
      <w:pPr>
        <w:pStyle w:val="Bibliography"/>
      </w:pPr>
      <w:r w:rsidRPr="007B29AF">
        <w:t xml:space="preserve">Nichols, J. E., Booth, R. K., Jackson, S. T., Pendall, E. G. &amp; Huang, Y. 2006: Paleohydrologic reconstruction based on </w:t>
      </w:r>
      <w:r w:rsidRPr="007B29AF">
        <w:rPr>
          <w:i/>
          <w:iCs/>
        </w:rPr>
        <w:t>n</w:t>
      </w:r>
      <w:r w:rsidRPr="007B29AF">
        <w:t xml:space="preserve">-alkane distributions in ombrotrophic peat. </w:t>
      </w:r>
      <w:r w:rsidRPr="007B29AF">
        <w:rPr>
          <w:i/>
          <w:iCs/>
        </w:rPr>
        <w:t>Organic Geochemistry</w:t>
      </w:r>
      <w:r w:rsidRPr="007B29AF">
        <w:t xml:space="preserve"> </w:t>
      </w:r>
      <w:r w:rsidRPr="007B29AF">
        <w:rPr>
          <w:i/>
          <w:iCs/>
        </w:rPr>
        <w:t>37</w:t>
      </w:r>
      <w:r w:rsidRPr="007B29AF">
        <w:t>, 1505–1513. https://doi.org/10.1016/j.orggeochem.2006.06.020.</w:t>
      </w:r>
    </w:p>
    <w:p w14:paraId="45191E10" w14:textId="77777777" w:rsidR="007B29AF" w:rsidRPr="007B29AF" w:rsidRDefault="007B29AF" w:rsidP="007B29AF">
      <w:pPr>
        <w:pStyle w:val="Bibliography"/>
      </w:pPr>
      <w:r w:rsidRPr="007B29AF">
        <w:t xml:space="preserve">Norström, E., Norén, G., Smittenberg, R. H., Massuanganhe, E. A. &amp; Ekblom, A. 2018: Leaf wax δD inferring variable medieval hydroclimate and early initiation of Little Ice Age (LIA) dryness in southern Mozambique. </w:t>
      </w:r>
      <w:r w:rsidRPr="007B29AF">
        <w:rPr>
          <w:i/>
          <w:iCs/>
        </w:rPr>
        <w:t>Global and Planetary Change</w:t>
      </w:r>
      <w:r w:rsidRPr="007B29AF">
        <w:t xml:space="preserve"> </w:t>
      </w:r>
      <w:r w:rsidRPr="007B29AF">
        <w:rPr>
          <w:i/>
          <w:iCs/>
        </w:rPr>
        <w:t>170</w:t>
      </w:r>
      <w:r w:rsidRPr="007B29AF">
        <w:t>, 221–233. https://doi.org/10.1016/j.gloplacha.2018.09.004.</w:t>
      </w:r>
    </w:p>
    <w:p w14:paraId="6FA3146A" w14:textId="77777777" w:rsidR="007B29AF" w:rsidRPr="007B29AF" w:rsidRDefault="007B29AF" w:rsidP="007B29AF">
      <w:pPr>
        <w:pStyle w:val="Bibliography"/>
      </w:pPr>
      <w:r w:rsidRPr="007B29AF">
        <w:t xml:space="preserve">Pérez-Díaz, S. &amp; López-Sáez, J. A. 2017: 33. Verdeospesoa mire (Basque Country, Northern Iberian Peninsula, Spain). </w:t>
      </w:r>
      <w:r w:rsidRPr="007B29AF">
        <w:rPr>
          <w:i/>
          <w:iCs/>
        </w:rPr>
        <w:t>Grana</w:t>
      </w:r>
      <w:r w:rsidRPr="007B29AF">
        <w:t xml:space="preserve"> </w:t>
      </w:r>
      <w:r w:rsidRPr="007B29AF">
        <w:rPr>
          <w:i/>
          <w:iCs/>
        </w:rPr>
        <w:t>56</w:t>
      </w:r>
      <w:r w:rsidRPr="007B29AF">
        <w:t>, 315–317. https://doi.org/10.1080/00173134.2016.1271824.</w:t>
      </w:r>
    </w:p>
    <w:p w14:paraId="5E532715" w14:textId="77777777" w:rsidR="007B29AF" w:rsidRPr="007B29AF" w:rsidRDefault="007B29AF" w:rsidP="007B29AF">
      <w:pPr>
        <w:pStyle w:val="Bibliography"/>
      </w:pPr>
      <w:r w:rsidRPr="007B29AF">
        <w:t xml:space="preserve">Pérez-Díaz, S. &amp; López-Sáez, J. A. 2021a: Late Pleistocene environmental dynamics and human occupation in Southwestern Europe. </w:t>
      </w:r>
      <w:r w:rsidRPr="007B29AF">
        <w:rPr>
          <w:i/>
          <w:iCs/>
        </w:rPr>
        <w:t>Quaternary International</w:t>
      </w:r>
      <w:r w:rsidRPr="007B29AF">
        <w:t xml:space="preserve"> </w:t>
      </w:r>
      <w:r w:rsidRPr="007B29AF">
        <w:rPr>
          <w:i/>
          <w:iCs/>
        </w:rPr>
        <w:t>595</w:t>
      </w:r>
      <w:r w:rsidRPr="007B29AF">
        <w:t>, 39–53. https://doi.org/10.1016/J.QUAINT.2021.05.001.</w:t>
      </w:r>
    </w:p>
    <w:p w14:paraId="370F4525" w14:textId="77777777" w:rsidR="007B29AF" w:rsidRPr="007B29AF" w:rsidRDefault="007B29AF" w:rsidP="007B29AF">
      <w:pPr>
        <w:pStyle w:val="Bibliography"/>
      </w:pPr>
      <w:r w:rsidRPr="007B29AF">
        <w:t xml:space="preserve">Pérez-Díaz, S. &amp; López-Sáez, J. A. 2021b: Late Pleistocene environmental dynamics and human occupation in Southwestern Europe. </w:t>
      </w:r>
      <w:r w:rsidRPr="007B29AF">
        <w:rPr>
          <w:i/>
          <w:iCs/>
        </w:rPr>
        <w:t>Quaternary International</w:t>
      </w:r>
      <w:r w:rsidRPr="007B29AF">
        <w:t xml:space="preserve"> </w:t>
      </w:r>
      <w:r w:rsidRPr="007B29AF">
        <w:rPr>
          <w:i/>
          <w:iCs/>
        </w:rPr>
        <w:t>595</w:t>
      </w:r>
      <w:r w:rsidRPr="007B29AF">
        <w:t>, 39–53. https://doi.org/10.1016/j.quaint.2021.05.001.</w:t>
      </w:r>
    </w:p>
    <w:p w14:paraId="5FDC6139" w14:textId="77777777" w:rsidR="007B29AF" w:rsidRPr="007B29AF" w:rsidRDefault="007B29AF" w:rsidP="007B29AF">
      <w:pPr>
        <w:pStyle w:val="Bibliography"/>
      </w:pPr>
      <w:r w:rsidRPr="007B29AF">
        <w:t xml:space="preserve">Prochnow, M., Danius, L., Lemma, B., Zech, M., Bazarradnaa, E. &amp; Strobel, P. 2026: Validation of biomarker-based dual and coupled stable isotope approaches for reconstructing lake water evaporation in palaeohydrology. </w:t>
      </w:r>
      <w:r w:rsidRPr="007B29AF">
        <w:rPr>
          <w:i/>
          <w:iCs/>
        </w:rPr>
        <w:t>Palaeogeography, Palaeoclimatology, Palaeoecology</w:t>
      </w:r>
      <w:r w:rsidRPr="007B29AF">
        <w:t xml:space="preserve"> </w:t>
      </w:r>
      <w:r w:rsidRPr="007B29AF">
        <w:rPr>
          <w:i/>
          <w:iCs/>
        </w:rPr>
        <w:t>698</w:t>
      </w:r>
      <w:r w:rsidRPr="007B29AF">
        <w:t>, 113902. https://doi.org/10.1016/j.palaeo.2026.113902.</w:t>
      </w:r>
    </w:p>
    <w:p w14:paraId="248ABE2C" w14:textId="77777777" w:rsidR="007B29AF" w:rsidRPr="007B29AF" w:rsidRDefault="007B29AF" w:rsidP="007B29AF">
      <w:pPr>
        <w:pStyle w:val="Bibliography"/>
      </w:pPr>
      <w:r w:rsidRPr="007B29AF">
        <w:t xml:space="preserve">Qu, Z., Li, X., Peñuelas, J., Chen, D., Miao, C., Shi, F., Deng, Y. &amp; Yang, C. 2026: Global Vegetation Greening Is Exacerbating Soil Dryness. </w:t>
      </w:r>
      <w:r w:rsidRPr="007B29AF">
        <w:rPr>
          <w:i/>
          <w:iCs/>
        </w:rPr>
        <w:t>Global Change Biology</w:t>
      </w:r>
      <w:r w:rsidRPr="007B29AF">
        <w:t xml:space="preserve"> </w:t>
      </w:r>
      <w:r w:rsidRPr="007B29AF">
        <w:rPr>
          <w:i/>
          <w:iCs/>
        </w:rPr>
        <w:t>32</w:t>
      </w:r>
      <w:r w:rsidRPr="007B29AF">
        <w:t>, e70901. https://doi.org/10.1111/gcb.70901.</w:t>
      </w:r>
    </w:p>
    <w:p w14:paraId="79AE5820" w14:textId="77777777" w:rsidR="007B29AF" w:rsidRPr="007B29AF" w:rsidRDefault="007B29AF" w:rsidP="007B29AF">
      <w:pPr>
        <w:pStyle w:val="Bibliography"/>
      </w:pPr>
      <w:r w:rsidRPr="007B29AF">
        <w:t xml:space="preserve">Rach, O., Brauer, A., Wilkes, H. &amp; Sachse, D. 2014: Delayed hydrological response to Greenland cooling at the onset of the Younger Dryas in western Europe. </w:t>
      </w:r>
      <w:r w:rsidRPr="007B29AF">
        <w:rPr>
          <w:i/>
          <w:iCs/>
        </w:rPr>
        <w:t>Nature Geoscience</w:t>
      </w:r>
      <w:r w:rsidRPr="007B29AF">
        <w:t xml:space="preserve"> </w:t>
      </w:r>
      <w:r w:rsidRPr="007B29AF">
        <w:rPr>
          <w:i/>
          <w:iCs/>
        </w:rPr>
        <w:t>7</w:t>
      </w:r>
      <w:r w:rsidRPr="007B29AF">
        <w:t>, 109–112. https://doi.org/10.1038/ngeo2053.</w:t>
      </w:r>
    </w:p>
    <w:p w14:paraId="3077C208" w14:textId="77777777" w:rsidR="007B29AF" w:rsidRPr="007B29AF" w:rsidRDefault="007B29AF" w:rsidP="007B29AF">
      <w:pPr>
        <w:pStyle w:val="Bibliography"/>
      </w:pPr>
      <w:r w:rsidRPr="007B29AF">
        <w:lastRenderedPageBreak/>
        <w:t xml:space="preserve">Rach, O., Kahmen, A., Brauer, A. &amp; Sachse, D. 2017: A dual-biomarker approach for quantification of changes in relative humidity from sedimentary lipid </w:t>
      </w:r>
      <w:r w:rsidRPr="007B29AF">
        <w:rPr>
          <w:i/>
          <w:iCs/>
        </w:rPr>
        <w:t>D</w:t>
      </w:r>
      <w:r w:rsidRPr="007B29AF">
        <w:t>∕</w:t>
      </w:r>
      <w:r w:rsidRPr="007B29AF">
        <w:rPr>
          <w:i/>
          <w:iCs/>
        </w:rPr>
        <w:t>H</w:t>
      </w:r>
      <w:r w:rsidRPr="007B29AF">
        <w:t xml:space="preserve"> ratios. </w:t>
      </w:r>
      <w:r w:rsidRPr="007B29AF">
        <w:rPr>
          <w:i/>
          <w:iCs/>
        </w:rPr>
        <w:t>Climate of the Past</w:t>
      </w:r>
      <w:r w:rsidRPr="007B29AF">
        <w:t xml:space="preserve"> </w:t>
      </w:r>
      <w:r w:rsidRPr="007B29AF">
        <w:rPr>
          <w:i/>
          <w:iCs/>
        </w:rPr>
        <w:t>13</w:t>
      </w:r>
      <w:r w:rsidRPr="007B29AF">
        <w:t>, 741–757. https://doi.org/10.5194/cp-13-741-2017.</w:t>
      </w:r>
    </w:p>
    <w:p w14:paraId="7D5B70DD" w14:textId="77777777" w:rsidR="007B29AF" w:rsidRPr="007B29AF" w:rsidRDefault="007B29AF" w:rsidP="007B29AF">
      <w:pPr>
        <w:pStyle w:val="Bibliography"/>
      </w:pPr>
      <w:r w:rsidRPr="007B29AF">
        <w:t xml:space="preserve">Rasmussen, S. O., Bigler, M., Blockley, S. P., Blunier, T., Buchardt, S. L., Clausen, H. B., Cvijanovic, I., Dahl-Jensen, D., Johnsen, S. J., Fischer, H., Gkinis, V., Guillevic, M., Hoek, W. Z., Lowe, J. J., Pedro, J. B., Popp, T., Seierstad, I. K., Steffensen, J. P., Svensson, A. M., Vallelonga, P., Vinther, B. M., Walker, M. J. C., Wheatley, J. J. &amp; Winstrup, M. 2014: A stratigraphic framework for abrupt climatic changes during the Last Glacial period based on three synchronized Greenland ice-core records: refining and extending the INTIMATE event stratigraphy. </w:t>
      </w:r>
      <w:r w:rsidRPr="007B29AF">
        <w:rPr>
          <w:i/>
          <w:iCs/>
        </w:rPr>
        <w:t>Quaternary Science Reviews</w:t>
      </w:r>
      <w:r w:rsidRPr="007B29AF">
        <w:t xml:space="preserve"> </w:t>
      </w:r>
      <w:r w:rsidRPr="007B29AF">
        <w:rPr>
          <w:i/>
          <w:iCs/>
        </w:rPr>
        <w:t>106</w:t>
      </w:r>
      <w:r w:rsidRPr="007B29AF">
        <w:t>, 14–28. https://doi.org/10.1016/J.QUASCIREV.2014.09.007.</w:t>
      </w:r>
    </w:p>
    <w:p w14:paraId="3805C4D3" w14:textId="77777777" w:rsidR="007B29AF" w:rsidRPr="007B29AF" w:rsidRDefault="007B29AF" w:rsidP="007B29AF">
      <w:pPr>
        <w:pStyle w:val="Bibliography"/>
      </w:pPr>
      <w:r w:rsidRPr="007B29AF">
        <w:t xml:space="preserve">Regnery, J., Püttmann, W., Koutsodendris, A., Mulch, A. &amp; Pross, J. 2013: Comparison of the paleoclimatic significance of higher land plant biomarker concentrations and pollen data: A case study of lake sediments from the Holsteinian interglacial. </w:t>
      </w:r>
      <w:r w:rsidRPr="007B29AF">
        <w:rPr>
          <w:i/>
          <w:iCs/>
        </w:rPr>
        <w:t>Organic Geochemistry</w:t>
      </w:r>
      <w:r w:rsidRPr="007B29AF">
        <w:t xml:space="preserve"> </w:t>
      </w:r>
      <w:r w:rsidRPr="007B29AF">
        <w:rPr>
          <w:i/>
          <w:iCs/>
        </w:rPr>
        <w:t>61</w:t>
      </w:r>
      <w:r w:rsidRPr="007B29AF">
        <w:t>, 73–84. https://doi.org/10.1016/j.orggeochem.2013.06.006.</w:t>
      </w:r>
    </w:p>
    <w:p w14:paraId="505C93EA" w14:textId="77777777" w:rsidR="007B29AF" w:rsidRPr="007B29AF" w:rsidRDefault="007B29AF" w:rsidP="007B29AF">
      <w:pPr>
        <w:pStyle w:val="Bibliography"/>
      </w:pPr>
      <w:r w:rsidRPr="007B29AF">
        <w:t xml:space="preserve">Reimer, P. J., Austin, W. E. N., Bard, E., Bayliss, A., Blackwell, P. G., Bronk Ramsey, C., Butzin, M., Cheng, H., Edwards, R. L., Friedrich, M., Grootes, P. M., Guilderson, T. P., Hajdas, I., Heaton, T. J., Hogg, A. G., Hughen, K. A., Kromer, B., Manning, S. W., Muscheler, R., Palmer, J. G., Pearson, C., Van Der Plicht, J., Reimer, R. W., Richards, D. A., Scott, E. M., Southon, J. R., Turney, C. S. M., Wacker, L., Adolphi, F., Büntgen, U., Capano, M., Fahrni, S. M., Fogtmann-Schulz, A., Friedrich, R., Köhler, P., Kudsk, S., Miyake, F., Olsen, J., Reinig, F., Sakamoto, M., Sookdeo, A. &amp; Talamo, S. 2020: The IntCal20 Northern Hemisphere Radiocarbon Age Calibration Curve (0–55 cal kBP). </w:t>
      </w:r>
      <w:r w:rsidRPr="007B29AF">
        <w:rPr>
          <w:i/>
          <w:iCs/>
        </w:rPr>
        <w:t>Radiocarbon</w:t>
      </w:r>
      <w:r w:rsidRPr="007B29AF">
        <w:t xml:space="preserve"> </w:t>
      </w:r>
      <w:r w:rsidRPr="007B29AF">
        <w:rPr>
          <w:i/>
          <w:iCs/>
        </w:rPr>
        <w:t>62</w:t>
      </w:r>
      <w:r w:rsidRPr="007B29AF">
        <w:t>, 725–757. https://doi.org/10.1017/RDC.2020.41.</w:t>
      </w:r>
    </w:p>
    <w:p w14:paraId="0AA359DE" w14:textId="77777777" w:rsidR="007B29AF" w:rsidRPr="007B29AF" w:rsidRDefault="007B29AF" w:rsidP="007B29AF">
      <w:pPr>
        <w:pStyle w:val="Bibliography"/>
      </w:pPr>
      <w:r w:rsidRPr="007B29AF">
        <w:t xml:space="preserve">Rijal, D. P., Heintzman, P. D., Lammers, Y., Yoccoz, N. G., Lorberau, K. E., Pitelkova, I., Goslar, T., Murguzur, F. J. A., Salonen, J. S., Helmens, K. F., Bakke, J., Edwards, M. E., Alm, T., Bråthen, K. A., Brown, A. G. &amp; Alsos, I. G. 2021: Sedimentary ancient DNA shows terrestrial plant richness continuously increased over the Holocene in northern Fennoscandia. </w:t>
      </w:r>
      <w:r w:rsidRPr="007B29AF">
        <w:rPr>
          <w:i/>
          <w:iCs/>
        </w:rPr>
        <w:t>Science Advances</w:t>
      </w:r>
      <w:r w:rsidRPr="007B29AF">
        <w:t xml:space="preserve"> </w:t>
      </w:r>
      <w:r w:rsidRPr="007B29AF">
        <w:rPr>
          <w:i/>
          <w:iCs/>
        </w:rPr>
        <w:t>7</w:t>
      </w:r>
      <w:r w:rsidRPr="007B29AF">
        <w:t>. https://doi.org/10.1126/SCIADV.ABF9557/SUPPL_FILE/SCIADV.ABF9557_SM.PDF.</w:t>
      </w:r>
    </w:p>
    <w:p w14:paraId="37BB55AB" w14:textId="77777777" w:rsidR="007B29AF" w:rsidRPr="007B29AF" w:rsidRDefault="007B29AF" w:rsidP="007B29AF">
      <w:pPr>
        <w:pStyle w:val="Bibliography"/>
      </w:pPr>
      <w:r w:rsidRPr="007B29AF">
        <w:t xml:space="preserve">Rofes, J., Garcia-Ibaibarriaga, N., Aguirre, M., Martínez-García, B., Ortega, L., Zuluaga, M. C., Bailon, S., Alonso-Olazabal, A., Castaños, J. &amp; Murelaga, X. 2015: Combining Small-Vertebrate, Marine and Stable-Isotope Data to Reconstruct Past Environments. </w:t>
      </w:r>
      <w:r w:rsidRPr="007B29AF">
        <w:rPr>
          <w:i/>
          <w:iCs/>
        </w:rPr>
        <w:t>Scientific Reports</w:t>
      </w:r>
      <w:r w:rsidRPr="007B29AF">
        <w:t xml:space="preserve"> </w:t>
      </w:r>
      <w:r w:rsidRPr="007B29AF">
        <w:rPr>
          <w:i/>
          <w:iCs/>
        </w:rPr>
        <w:t>5</w:t>
      </w:r>
      <w:r w:rsidRPr="007B29AF">
        <w:t>, 14219. https://doi.org/10.1038/srep14219.</w:t>
      </w:r>
    </w:p>
    <w:p w14:paraId="28D2478E" w14:textId="77777777" w:rsidR="007B29AF" w:rsidRPr="007B29AF" w:rsidRDefault="007B29AF" w:rsidP="007B29AF">
      <w:pPr>
        <w:pStyle w:val="Bibliography"/>
      </w:pPr>
      <w:r w:rsidRPr="007B29AF">
        <w:t xml:space="preserve">Rossi, C., Bajo, P., Lozano, R. P. &amp; Hellstrom, J. 2018: Younger Dryas to Early Holocene paleoclimate in Cantabria (N Spain): Constraints from speleothem Mg, annual fluorescence banding and stable isotope records. </w:t>
      </w:r>
      <w:r w:rsidRPr="007B29AF">
        <w:rPr>
          <w:i/>
          <w:iCs/>
        </w:rPr>
        <w:t>Quaternary Science Reviews</w:t>
      </w:r>
      <w:r w:rsidRPr="007B29AF">
        <w:t xml:space="preserve"> </w:t>
      </w:r>
      <w:r w:rsidRPr="007B29AF">
        <w:rPr>
          <w:i/>
          <w:iCs/>
        </w:rPr>
        <w:t>192</w:t>
      </w:r>
      <w:r w:rsidRPr="007B29AF">
        <w:t>, 71–85. https://doi.org/10.1016/j.quascirev.2018.05.025.</w:t>
      </w:r>
    </w:p>
    <w:p w14:paraId="260FE289" w14:textId="77777777" w:rsidR="007B29AF" w:rsidRPr="007B29AF" w:rsidRDefault="007B29AF" w:rsidP="007B29AF">
      <w:pPr>
        <w:pStyle w:val="Bibliography"/>
      </w:pPr>
      <w:r w:rsidRPr="007B29AF">
        <w:t xml:space="preserve">Ruiz-Fernández, J., Oliva, M., Cruces, A., Lopes, V., Freitas, M. da C., Andrade, C., García-Hernández, C., López-Sáez, J. A. &amp; Geraldes, M. 2016: Environmental evolution in the Picos de Europa (Cantabrian Mountains, SW Europe) since the Last Glaciation. </w:t>
      </w:r>
      <w:r w:rsidRPr="007B29AF">
        <w:rPr>
          <w:i/>
          <w:iCs/>
        </w:rPr>
        <w:t>Quaternary Science Reviews</w:t>
      </w:r>
      <w:r w:rsidRPr="007B29AF">
        <w:t xml:space="preserve"> </w:t>
      </w:r>
      <w:r w:rsidRPr="007B29AF">
        <w:rPr>
          <w:i/>
          <w:iCs/>
        </w:rPr>
        <w:t>138</w:t>
      </w:r>
      <w:r w:rsidRPr="007B29AF">
        <w:t>, 87–104. https://doi.org/10.1016/j.quascirev.2016.03.002.</w:t>
      </w:r>
    </w:p>
    <w:p w14:paraId="4A727457" w14:textId="77777777" w:rsidR="007B29AF" w:rsidRPr="007B29AF" w:rsidRDefault="007B29AF" w:rsidP="007B29AF">
      <w:pPr>
        <w:pStyle w:val="Bibliography"/>
      </w:pPr>
      <w:r w:rsidRPr="007B29AF">
        <w:lastRenderedPageBreak/>
        <w:t xml:space="preserve">Sánchez-Morales, M., Pèlachs, A., García-Codron, J. C., Carracedo, V. &amp; Pérez-Obiol, R. 2022: Landscape dynamics and fire regime since 17,550 cal yr BP in the Cantabrian region (La Molina peat bog, Puente Viesgo, Spain). </w:t>
      </w:r>
      <w:r w:rsidRPr="007B29AF">
        <w:rPr>
          <w:i/>
          <w:iCs/>
        </w:rPr>
        <w:t>Quaternary Science Reviews</w:t>
      </w:r>
      <w:r w:rsidRPr="007B29AF">
        <w:t xml:space="preserve"> </w:t>
      </w:r>
      <w:r w:rsidRPr="007B29AF">
        <w:rPr>
          <w:i/>
          <w:iCs/>
        </w:rPr>
        <w:t>278</w:t>
      </w:r>
      <w:r w:rsidRPr="007B29AF">
        <w:t>, 107373. https://doi.org/10.1016/j.quascirev.2022.107373.</w:t>
      </w:r>
    </w:p>
    <w:p w14:paraId="23E60DE4" w14:textId="77777777" w:rsidR="007B29AF" w:rsidRPr="007B29AF" w:rsidRDefault="007B29AF" w:rsidP="007B29AF">
      <w:pPr>
        <w:pStyle w:val="Bibliography"/>
      </w:pPr>
      <w:r w:rsidRPr="007B29AF">
        <w:t xml:space="preserve">Serrano, E., González-Trueba, J. J., Pellitero, R. &amp; Gómez-Lende, M. 2017: Quaternary glacial history of the Cantabrian Mountains of northern Spain: a new synthesis. </w:t>
      </w:r>
      <w:r w:rsidRPr="007B29AF">
        <w:rPr>
          <w:i/>
          <w:iCs/>
        </w:rPr>
        <w:t>In</w:t>
      </w:r>
      <w:r w:rsidRPr="007B29AF">
        <w:t xml:space="preserve"> Hughes, P.D. &amp; Woodward, J.C. (eds): </w:t>
      </w:r>
      <w:r w:rsidRPr="007B29AF">
        <w:rPr>
          <w:i/>
          <w:iCs/>
        </w:rPr>
        <w:t>Quaternary Glaciation in the Mediterranean Mountains</w:t>
      </w:r>
      <w:r w:rsidRPr="007B29AF">
        <w:t>, p. 0. Vol. 433. Geological Society of London.</w:t>
      </w:r>
    </w:p>
    <w:p w14:paraId="4BAFA6F7" w14:textId="77777777" w:rsidR="007B29AF" w:rsidRPr="007B29AF" w:rsidRDefault="007B29AF" w:rsidP="007B29AF">
      <w:pPr>
        <w:pStyle w:val="Bibliography"/>
      </w:pPr>
      <w:r w:rsidRPr="007B29AF">
        <w:t xml:space="preserve">Shen, Z., Zhang, Z., Chen, J., Chen, L., Pang, X., Chen, R., Liu, J. &amp; Chen, S. 2022: Investigation of Modern n-Alkanes in Daihai Lake Basin, Northern China: Implications for the Interpretation of Paleoclimate Research. </w:t>
      </w:r>
      <w:r w:rsidRPr="007B29AF">
        <w:rPr>
          <w:i/>
          <w:iCs/>
        </w:rPr>
        <w:t>Frontiers in Earth Science</w:t>
      </w:r>
      <w:r w:rsidRPr="007B29AF">
        <w:t xml:space="preserve"> </w:t>
      </w:r>
      <w:r w:rsidRPr="007B29AF">
        <w:rPr>
          <w:i/>
          <w:iCs/>
        </w:rPr>
        <w:t>10</w:t>
      </w:r>
      <w:r w:rsidRPr="007B29AF">
        <w:t>. https://doi.org/10.3389/feart.2022.915500.</w:t>
      </w:r>
    </w:p>
    <w:p w14:paraId="2CA521FB" w14:textId="77777777" w:rsidR="007B29AF" w:rsidRPr="007B29AF" w:rsidRDefault="007B29AF" w:rsidP="007B29AF">
      <w:pPr>
        <w:pStyle w:val="Bibliography"/>
      </w:pPr>
      <w:r w:rsidRPr="007B29AF">
        <w:t xml:space="preserve">Smith, B., Prentice, I. C. &amp; Sykes, M. T. 2001: Representation of vegetation dynamics in the modelling of terrestrial ecosystems: comparing two contrasting approaches within European climate space. </w:t>
      </w:r>
      <w:r w:rsidRPr="007B29AF">
        <w:rPr>
          <w:i/>
          <w:iCs/>
        </w:rPr>
        <w:t>Global Ecology and Biogeography</w:t>
      </w:r>
      <w:r w:rsidRPr="007B29AF">
        <w:t xml:space="preserve"> </w:t>
      </w:r>
      <w:r w:rsidRPr="007B29AF">
        <w:rPr>
          <w:i/>
          <w:iCs/>
        </w:rPr>
        <w:t>10</w:t>
      </w:r>
      <w:r w:rsidRPr="007B29AF">
        <w:t>, 621–637. https://doi.org/10.1046/j.1466-822X.2001.t01-1-00256.x.</w:t>
      </w:r>
    </w:p>
    <w:p w14:paraId="56156243" w14:textId="77777777" w:rsidR="007B29AF" w:rsidRPr="007B29AF" w:rsidRDefault="007B29AF" w:rsidP="007B29AF">
      <w:pPr>
        <w:pStyle w:val="Bibliography"/>
      </w:pPr>
      <w:r w:rsidRPr="007B29AF">
        <w:t xml:space="preserve">Sønstebø, J. H., Gielly, L., Brysting, A. K., Elven, R., Edwards, M., Haile, J., Willerslev, E., Coissac, E., Rioux, D., Sannier, J., Taberlet, P. &amp; Brochmann, C. 2010: Using next-generation sequencing for molecular reconstruction of past Arctic vegetation and climate. </w:t>
      </w:r>
      <w:r w:rsidRPr="007B29AF">
        <w:rPr>
          <w:i/>
          <w:iCs/>
        </w:rPr>
        <w:t>Molecular Ecology Resources</w:t>
      </w:r>
      <w:r w:rsidRPr="007B29AF">
        <w:t xml:space="preserve"> </w:t>
      </w:r>
      <w:r w:rsidRPr="007B29AF">
        <w:rPr>
          <w:i/>
          <w:iCs/>
        </w:rPr>
        <w:t>10</w:t>
      </w:r>
      <w:r w:rsidRPr="007B29AF">
        <w:t>, 1009–1018. https://doi.org/10.1111/j.1755-0998.2010.02855.x.</w:t>
      </w:r>
    </w:p>
    <w:p w14:paraId="0D679A81" w14:textId="77777777" w:rsidR="007B29AF" w:rsidRPr="007B29AF" w:rsidRDefault="007B29AF" w:rsidP="007B29AF">
      <w:pPr>
        <w:pStyle w:val="Bibliography"/>
      </w:pPr>
      <w:r w:rsidRPr="007B29AF">
        <w:t xml:space="preserve">Stoesser, G., Baker, W., van den Broek, A., Camon, E., Garcia-Pastor, M., Kanz, C., Kulikova, T., Leinonen, R., Lin, Q., Lombard, V., Lopez, R., Redaschi, N., Stoehr, P., Tuli, M. A., Tzouvara, K. &amp; Vaughan, R. 2002: The EMBL Nucleotide Sequence Database. </w:t>
      </w:r>
      <w:r w:rsidRPr="007B29AF">
        <w:rPr>
          <w:i/>
          <w:iCs/>
        </w:rPr>
        <w:t>Nucleic Acids Research</w:t>
      </w:r>
      <w:r w:rsidRPr="007B29AF">
        <w:t xml:space="preserve"> </w:t>
      </w:r>
      <w:r w:rsidRPr="007B29AF">
        <w:rPr>
          <w:i/>
          <w:iCs/>
        </w:rPr>
        <w:t>30</w:t>
      </w:r>
      <w:r w:rsidRPr="007B29AF">
        <w:t>, 21–26. https://doi.org/10.1093/nar/30.1.21.</w:t>
      </w:r>
    </w:p>
    <w:p w14:paraId="5A9F0B7F" w14:textId="77777777" w:rsidR="007B29AF" w:rsidRPr="007B29AF" w:rsidRDefault="007B29AF" w:rsidP="007B29AF">
      <w:pPr>
        <w:pStyle w:val="Bibliography"/>
      </w:pPr>
      <w:r w:rsidRPr="007B29AF">
        <w:t xml:space="preserve">Strobel, P., Struck, J., Bazarradnaa, E., Zech, M., Zech, R. &amp; Bliedtner, M. 2022: Precipitation and Lake Water Evaporation Recorded by Terrestrial and Aquatic n-Alkane δ2H Isotopes in Lake Khar Nuur, Mongolia. </w:t>
      </w:r>
      <w:r w:rsidRPr="007B29AF">
        <w:rPr>
          <w:i/>
          <w:iCs/>
        </w:rPr>
        <w:t>Geochemistry, Geophysics, Geosystems</w:t>
      </w:r>
      <w:r w:rsidRPr="007B29AF">
        <w:t xml:space="preserve"> </w:t>
      </w:r>
      <w:r w:rsidRPr="007B29AF">
        <w:rPr>
          <w:i/>
          <w:iCs/>
        </w:rPr>
        <w:t>23</w:t>
      </w:r>
      <w:r w:rsidRPr="007B29AF">
        <w:t>, e2021GC010234. https://doi.org/10.1029/2021GC010234.</w:t>
      </w:r>
    </w:p>
    <w:p w14:paraId="2288EFAA" w14:textId="77777777" w:rsidR="007B29AF" w:rsidRPr="007B29AF" w:rsidRDefault="007B29AF" w:rsidP="007B29AF">
      <w:pPr>
        <w:pStyle w:val="Bibliography"/>
      </w:pPr>
      <w:r w:rsidRPr="007B29AF">
        <w:t xml:space="preserve">Toney, J. L., García-Alix, A., Jiménez-Moreno, G., Anderson, R. S., Moossen, H. &amp; Seki, O. 2020: New insights into Holocene hydrology and temperature from lipid biomarkers in western Mediterranean alpine wetlands. </w:t>
      </w:r>
      <w:r w:rsidRPr="007B29AF">
        <w:rPr>
          <w:i/>
          <w:iCs/>
        </w:rPr>
        <w:t>Quaternary Science Reviews</w:t>
      </w:r>
      <w:r w:rsidRPr="007B29AF">
        <w:t xml:space="preserve"> </w:t>
      </w:r>
      <w:r w:rsidRPr="007B29AF">
        <w:rPr>
          <w:i/>
          <w:iCs/>
        </w:rPr>
        <w:t>240</w:t>
      </w:r>
      <w:r w:rsidRPr="007B29AF">
        <w:t>, 106395. https://doi.org/10.1016/j.quascirev.2020.106395.</w:t>
      </w:r>
    </w:p>
    <w:p w14:paraId="7A5F0F24" w14:textId="77777777" w:rsidR="007B29AF" w:rsidRPr="007B29AF" w:rsidRDefault="007B29AF" w:rsidP="007B29AF">
      <w:pPr>
        <w:pStyle w:val="Bibliography"/>
      </w:pPr>
      <w:r w:rsidRPr="007B29AF">
        <w:t xml:space="preserve">Urbańczyk, J., Bechtel, A. &amp; Borrego, Á. G. 2016: Organic geochemical evidence of postglacial paleoenvironmental evolution of the Comeya peatland (Asturias, N Spain). </w:t>
      </w:r>
      <w:r w:rsidRPr="007B29AF">
        <w:rPr>
          <w:i/>
          <w:iCs/>
        </w:rPr>
        <w:t>International Journal of Coal Geology</w:t>
      </w:r>
      <w:r w:rsidRPr="007B29AF">
        <w:t xml:space="preserve"> </w:t>
      </w:r>
      <w:r w:rsidRPr="007B29AF">
        <w:rPr>
          <w:i/>
          <w:iCs/>
        </w:rPr>
        <w:t>168</w:t>
      </w:r>
      <w:r w:rsidRPr="007B29AF">
        <w:t>, 46–54. https://doi.org/10.1016/j.coal.2016.10.001.</w:t>
      </w:r>
    </w:p>
    <w:p w14:paraId="2BD4D5BC" w14:textId="77777777" w:rsidR="007B29AF" w:rsidRPr="007B29AF" w:rsidRDefault="007B29AF" w:rsidP="007B29AF">
      <w:pPr>
        <w:pStyle w:val="Bibliography"/>
      </w:pPr>
      <w:r w:rsidRPr="007B29AF">
        <w:t xml:space="preserve">Vegas-Vilarrúbia, T., González-Sampériz, P., Morellón, M., Gil-Romera, G., Pérez-Sanz, A. &amp; Valero-Garcés, B. 2013: Diatom and vegetation responses to Late Glacial and Early Holocene climate changes at Lake Estanya (Southern Pyrenees, NE Spain). </w:t>
      </w:r>
      <w:r w:rsidRPr="007B29AF">
        <w:rPr>
          <w:i/>
          <w:iCs/>
        </w:rPr>
        <w:t>Palaeogeography, Palaeoclimatology, Palaeoecology</w:t>
      </w:r>
      <w:r w:rsidRPr="007B29AF">
        <w:t xml:space="preserve"> </w:t>
      </w:r>
      <w:r w:rsidRPr="007B29AF">
        <w:rPr>
          <w:i/>
          <w:iCs/>
        </w:rPr>
        <w:t>392</w:t>
      </w:r>
      <w:r w:rsidRPr="007B29AF">
        <w:t>, 335–349. https://doi.org/10.1016/j.palaeo.2013.09.011.</w:t>
      </w:r>
    </w:p>
    <w:p w14:paraId="1F18584D" w14:textId="77777777" w:rsidR="007B29AF" w:rsidRPr="007B29AF" w:rsidRDefault="007B29AF" w:rsidP="007B29AF">
      <w:pPr>
        <w:pStyle w:val="Bibliography"/>
      </w:pPr>
      <w:r w:rsidRPr="007B29AF">
        <w:lastRenderedPageBreak/>
        <w:t xml:space="preserve">Vereecken, H., Amelung, W., Bauke, S. L., Bogena, H., Brüggemann, N., Montzka, C., Vanderborght, J., Bechtold, M., Blöschl, G., Carminati, A., Javaux, M., Konings, A. G., Kusche, J., Neuweiler, I., Or, D., Steele-Dunne, S., Verhoef, A., Young, M. &amp; Zhang, Y. 2022: Soil hydrology in the Earth system. </w:t>
      </w:r>
      <w:r w:rsidRPr="007B29AF">
        <w:rPr>
          <w:i/>
          <w:iCs/>
        </w:rPr>
        <w:t>Nature Reviews Earth &amp; Environment</w:t>
      </w:r>
      <w:r w:rsidRPr="007B29AF">
        <w:t xml:space="preserve"> </w:t>
      </w:r>
      <w:r w:rsidRPr="007B29AF">
        <w:rPr>
          <w:i/>
          <w:iCs/>
        </w:rPr>
        <w:t>3</w:t>
      </w:r>
      <w:r w:rsidRPr="007B29AF">
        <w:t>, 573–587. https://doi.org/10.1038/s43017-022-00324-6.</w:t>
      </w:r>
    </w:p>
    <w:p w14:paraId="040054FF" w14:textId="77777777" w:rsidR="007B29AF" w:rsidRPr="007B29AF" w:rsidRDefault="007B29AF" w:rsidP="007B29AF">
      <w:pPr>
        <w:pStyle w:val="Bibliography"/>
      </w:pPr>
      <w:r w:rsidRPr="007B29AF">
        <w:t xml:space="preserve">Vidal-Cordasco, M., Ocio, D., Hickler, T. &amp; Marín-Arroyo, A. B. 2022: Ecosystem productivity affected the spatiotemporal disappearance of Neanderthals in Iberia. </w:t>
      </w:r>
      <w:r w:rsidRPr="007B29AF">
        <w:rPr>
          <w:i/>
          <w:iCs/>
        </w:rPr>
        <w:t>Nature Ecology &amp; Evolution 2022 6:11</w:t>
      </w:r>
      <w:r w:rsidRPr="007B29AF">
        <w:t xml:space="preserve"> </w:t>
      </w:r>
      <w:r w:rsidRPr="007B29AF">
        <w:rPr>
          <w:i/>
          <w:iCs/>
        </w:rPr>
        <w:t>6</w:t>
      </w:r>
      <w:r w:rsidRPr="007B29AF">
        <w:t>, 1644–1657. https://doi.org/10.1038/s41559-022-01861-5.</w:t>
      </w:r>
    </w:p>
    <w:p w14:paraId="1BC97801" w14:textId="77777777" w:rsidR="007B29AF" w:rsidRPr="007B29AF" w:rsidRDefault="007B29AF" w:rsidP="007B29AF">
      <w:pPr>
        <w:pStyle w:val="Bibliography"/>
      </w:pPr>
      <w:r w:rsidRPr="007B29AF">
        <w:t xml:space="preserve">Voldstad, L. H., Alsos, I. G., Farnsworth, W. R., Heintzman, P. D., Håkansson, L., Kjellman, S. E., Rouillard, A., Schomacker, A. &amp; Eidesen, P. B. 2020: A complete Holocene lake sediment ancient DNA record reveals long-standing high Arctic plant diversity hotspot in northern Svalbard. </w:t>
      </w:r>
      <w:r w:rsidRPr="007B29AF">
        <w:rPr>
          <w:i/>
          <w:iCs/>
        </w:rPr>
        <w:t>Quaternary Science Reviews</w:t>
      </w:r>
      <w:r w:rsidRPr="007B29AF">
        <w:t xml:space="preserve"> </w:t>
      </w:r>
      <w:r w:rsidRPr="007B29AF">
        <w:rPr>
          <w:i/>
          <w:iCs/>
        </w:rPr>
        <w:t>234</w:t>
      </w:r>
      <w:r w:rsidRPr="007B29AF">
        <w:t>, 106207. https://doi.org/10.1016/j.quascirev.2020.106207.</w:t>
      </w:r>
    </w:p>
    <w:p w14:paraId="1B0D8F23" w14:textId="77777777" w:rsidR="007B29AF" w:rsidRPr="007B29AF" w:rsidRDefault="007B29AF" w:rsidP="007B29AF">
      <w:pPr>
        <w:pStyle w:val="Bibliography"/>
      </w:pPr>
      <w:r w:rsidRPr="007B29AF">
        <w:t xml:space="preserve">Wang, M., Li, Q., Toney, J., Henderson, D. &amp; Hou, J. 2023: A re-evaluation of the average chain length of lacustrine sedimentary n-alkanes as a paleoproxy on the Qinghai-Tibet Plateau. </w:t>
      </w:r>
      <w:r w:rsidRPr="007B29AF">
        <w:rPr>
          <w:i/>
          <w:iCs/>
        </w:rPr>
        <w:t>Frontiers of Earth Science</w:t>
      </w:r>
      <w:r w:rsidRPr="007B29AF">
        <w:t xml:space="preserve"> </w:t>
      </w:r>
      <w:r w:rsidRPr="007B29AF">
        <w:rPr>
          <w:i/>
          <w:iCs/>
        </w:rPr>
        <w:t>17</w:t>
      </w:r>
      <w:r w:rsidRPr="007B29AF">
        <w:t>, 905–919. https://doi.org/10.1007/s11707-022-1084-0.</w:t>
      </w:r>
    </w:p>
    <w:p w14:paraId="72390435" w14:textId="77777777" w:rsidR="007B29AF" w:rsidRPr="007B29AF" w:rsidRDefault="007B29AF" w:rsidP="007B29AF">
      <w:pPr>
        <w:pStyle w:val="Bibliography"/>
      </w:pPr>
      <w:r w:rsidRPr="007B29AF">
        <w:t xml:space="preserve">Wang, N., Zong, Y., Brodie, C. R. &amp; Zheng, Z. 2014: An examination of the fidelity of </w:t>
      </w:r>
      <w:r w:rsidRPr="007B29AF">
        <w:rPr>
          <w:i/>
          <w:iCs/>
        </w:rPr>
        <w:t>n</w:t>
      </w:r>
      <w:r w:rsidRPr="007B29AF">
        <w:t xml:space="preserve">-alkanes as a palaeoclimate proxy from sediments of Palaeolake Tianyang, South China. </w:t>
      </w:r>
      <w:r w:rsidRPr="007B29AF">
        <w:rPr>
          <w:i/>
          <w:iCs/>
        </w:rPr>
        <w:t>Quaternary International</w:t>
      </w:r>
      <w:r w:rsidRPr="007B29AF">
        <w:t xml:space="preserve"> </w:t>
      </w:r>
      <w:r w:rsidRPr="007B29AF">
        <w:rPr>
          <w:i/>
          <w:iCs/>
        </w:rPr>
        <w:t>333</w:t>
      </w:r>
      <w:r w:rsidRPr="007B29AF">
        <w:t>, 100–109. https://doi.org/10.1016/j.quaint.2014.01.044.</w:t>
      </w:r>
    </w:p>
    <w:p w14:paraId="106364EF" w14:textId="77777777" w:rsidR="007B29AF" w:rsidRPr="007B29AF" w:rsidRDefault="007B29AF" w:rsidP="007B29AF">
      <w:pPr>
        <w:pStyle w:val="Bibliography"/>
      </w:pPr>
      <w:r w:rsidRPr="007B29AF">
        <w:t xml:space="preserve">Warren, B., Seki, O., Greene, S. E., Yamoah, K. A., Eley, Y., MacKenzie, A. R. &amp; Bendle, J. 2025: Impact of elevated CO2 on the </w:t>
      </w:r>
      <w:r w:rsidRPr="007B29AF">
        <w:rPr>
          <w:i/>
          <w:iCs/>
        </w:rPr>
        <w:t>δ</w:t>
      </w:r>
      <w:r w:rsidRPr="007B29AF">
        <w:t xml:space="preserve">13C of </w:t>
      </w:r>
      <w:r w:rsidRPr="007B29AF">
        <w:rPr>
          <w:i/>
          <w:iCs/>
        </w:rPr>
        <w:t>n</w:t>
      </w:r>
      <w:r w:rsidRPr="007B29AF">
        <w:t xml:space="preserve">-alkane biomarkers. </w:t>
      </w:r>
      <w:r w:rsidRPr="007B29AF">
        <w:rPr>
          <w:i/>
          <w:iCs/>
        </w:rPr>
        <w:t>Geochimica et Cosmochimica Acta</w:t>
      </w:r>
      <w:r w:rsidRPr="007B29AF">
        <w:t xml:space="preserve"> </w:t>
      </w:r>
      <w:r w:rsidRPr="007B29AF">
        <w:rPr>
          <w:i/>
          <w:iCs/>
        </w:rPr>
        <w:t>391</w:t>
      </w:r>
      <w:r w:rsidRPr="007B29AF">
        <w:t>, 16–30. https://doi.org/10.1016/j.gca.2024.11.025.</w:t>
      </w:r>
    </w:p>
    <w:p w14:paraId="5023EC15" w14:textId="77777777" w:rsidR="007B29AF" w:rsidRPr="007B29AF" w:rsidRDefault="007B29AF" w:rsidP="007B29AF">
      <w:pPr>
        <w:pStyle w:val="Bibliography"/>
      </w:pPr>
      <w:r w:rsidRPr="007B29AF">
        <w:t xml:space="preserve">Wolf, A., Callaghan, T. V. &amp; Larson, K. 2008: Future changes in vegetation and ecosystem function of the Barents Region. </w:t>
      </w:r>
      <w:r w:rsidRPr="007B29AF">
        <w:rPr>
          <w:i/>
          <w:iCs/>
        </w:rPr>
        <w:t>Climatic Change</w:t>
      </w:r>
      <w:r w:rsidRPr="007B29AF">
        <w:t xml:space="preserve"> </w:t>
      </w:r>
      <w:r w:rsidRPr="007B29AF">
        <w:rPr>
          <w:i/>
          <w:iCs/>
        </w:rPr>
        <w:t>87</w:t>
      </w:r>
      <w:r w:rsidRPr="007B29AF">
        <w:t>, 51–73. https://doi.org/10.1007/s10584-007-9342-4.</w:t>
      </w:r>
    </w:p>
    <w:p w14:paraId="0D24B182" w14:textId="77777777" w:rsidR="007B29AF" w:rsidRPr="007B29AF" w:rsidRDefault="007B29AF" w:rsidP="007B29AF">
      <w:pPr>
        <w:pStyle w:val="Bibliography"/>
      </w:pPr>
      <w:r w:rsidRPr="007B29AF">
        <w:t xml:space="preserve">Zhang, W., Fan, B., Li, Y., Xu, Q., Li, B., Ding, G. &amp; Zhang, J. 2019: Pollen record of precipitation changes during the Younger Dryas and Early Holocene in the North China Plain. </w:t>
      </w:r>
      <w:r w:rsidRPr="007B29AF">
        <w:rPr>
          <w:i/>
          <w:iCs/>
        </w:rPr>
        <w:t>Quaternary International</w:t>
      </w:r>
      <w:r w:rsidRPr="007B29AF">
        <w:t xml:space="preserve"> </w:t>
      </w:r>
      <w:r w:rsidRPr="007B29AF">
        <w:rPr>
          <w:i/>
          <w:iCs/>
        </w:rPr>
        <w:t>532</w:t>
      </w:r>
      <w:r w:rsidRPr="007B29AF">
        <w:t>, 116–125. https://doi.org/10.1016/j.quaint.2019.10.017.</w:t>
      </w:r>
    </w:p>
    <w:p w14:paraId="53BA6D77" w14:textId="77777777" w:rsidR="007B29AF" w:rsidRPr="007B29AF" w:rsidRDefault="007B29AF" w:rsidP="007B29AF">
      <w:pPr>
        <w:pStyle w:val="Bibliography"/>
      </w:pPr>
      <w:r w:rsidRPr="007B29AF">
        <w:t xml:space="preserve">Zhou, B., Wali, G., Peterse, F. &amp; Bird, M. I. 2016: Organic carbon isotope and molecular fossil records of vegetation evolution in central Loess Plateau since 450 kyr. </w:t>
      </w:r>
      <w:r w:rsidRPr="007B29AF">
        <w:rPr>
          <w:i/>
          <w:iCs/>
        </w:rPr>
        <w:t>Science China Earth Sciences</w:t>
      </w:r>
      <w:r w:rsidRPr="007B29AF">
        <w:t xml:space="preserve"> </w:t>
      </w:r>
      <w:r w:rsidRPr="007B29AF">
        <w:rPr>
          <w:i/>
          <w:iCs/>
        </w:rPr>
        <w:t>59</w:t>
      </w:r>
      <w:r w:rsidRPr="007B29AF">
        <w:t>, 1206–1215. https://doi.org/10.1007/s11430-016-5276-x.</w:t>
      </w:r>
    </w:p>
    <w:p w14:paraId="320652A3" w14:textId="77777777" w:rsidR="007B29AF" w:rsidRPr="007B29AF" w:rsidRDefault="007B29AF" w:rsidP="007B29AF">
      <w:pPr>
        <w:pStyle w:val="Bibliography"/>
      </w:pPr>
      <w:r w:rsidRPr="007B29AF">
        <w:t xml:space="preserve">Zhu, B., Qiu, C., Gasser, T., Ciais, P., Lamboll, R. D., Ballantyne, A., Chang, J., Chaudhary, N., Gallego-Sala, A. V., Guenet, B., Holden, J., Joos, F., Kleinen, T., Kwon, M. J., Melnikova, I., Müller, J., Page, S., Salmon, E., Schleussner, C.-F., Schurgers, G., Shrivastav, G. P., Shurpali, N. J., Tanaka, K., Wårlind, D., Westermann, S., Xi, Y., Zhang, W., Zhang, Y. &amp; Zhu, D. 2025: Warming of northern peatlands increases the global temperature overshoot challenge. </w:t>
      </w:r>
      <w:r w:rsidRPr="007B29AF">
        <w:rPr>
          <w:i/>
          <w:iCs/>
        </w:rPr>
        <w:t>One Earth</w:t>
      </w:r>
      <w:r w:rsidRPr="007B29AF">
        <w:t xml:space="preserve"> </w:t>
      </w:r>
      <w:r w:rsidRPr="007B29AF">
        <w:rPr>
          <w:i/>
          <w:iCs/>
        </w:rPr>
        <w:t>8</w:t>
      </w:r>
      <w:r w:rsidRPr="007B29AF">
        <w:t>, 101353. https://doi.org/10.1016/j.oneear.2025.101353.</w:t>
      </w:r>
    </w:p>
    <w:p w14:paraId="379CF9FA" w14:textId="77777777" w:rsidR="007B29AF" w:rsidRPr="007B29AF" w:rsidRDefault="007B29AF" w:rsidP="007B29AF">
      <w:pPr>
        <w:pStyle w:val="Bibliography"/>
      </w:pPr>
      <w:r w:rsidRPr="007B29AF">
        <w:t>Zobler, L. 1986: A world soil file for global climate modeling (NASA TM-87802).</w:t>
      </w:r>
    </w:p>
    <w:p w14:paraId="7C39D602" w14:textId="604B026B" w:rsidR="00711376" w:rsidRPr="00BF6350" w:rsidRDefault="007B29AF" w:rsidP="00B44849">
      <w:pPr>
        <w:pStyle w:val="Bibliography"/>
      </w:pPr>
      <w:r>
        <w:fldChar w:fldCharType="end"/>
      </w:r>
    </w:p>
    <w:sectPr w:rsidR="00711376" w:rsidRPr="00BF6350" w:rsidSect="00867F61">
      <w:pgSz w:w="11906" w:h="16838"/>
      <w:pgMar w:top="1418" w:right="1701"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7" w:author="Mohammad Ali Salik" w:date="2026-06-23T10:07:00Z" w:initials="MS">
    <w:p w14:paraId="2C4B8754" w14:textId="77777777" w:rsidR="008A061B" w:rsidRDefault="008A061B" w:rsidP="008A061B">
      <w:pPr>
        <w:pStyle w:val="CommentText"/>
      </w:pPr>
      <w:r>
        <w:rPr>
          <w:rStyle w:val="CommentReference"/>
        </w:rPr>
        <w:annotationRef/>
      </w:r>
      <w:r>
        <w:t>if you count the rows explicitly marked with an "X" under the "Biomarkers" column in Supplementary file, there are 27 samples in total (14 samples in Section A from 225–199 cm and 13 samples in Section B from 198–182 cm). Are the three Pleistocene samples were completely rejected as outliers?</w:t>
      </w:r>
    </w:p>
  </w:comment>
  <w:comment w:id="118" w:author="Marco Adolfo Vidal Cordasco" w:date="2026-06-26T17:50:00Z" w:initials="MV">
    <w:p w14:paraId="22432DA7" w14:textId="77777777" w:rsidR="009E48D2" w:rsidRDefault="009E48D2" w:rsidP="009E48D2">
      <w:pPr>
        <w:pStyle w:val="CommentText"/>
      </w:pPr>
      <w:r>
        <w:rPr>
          <w:rStyle w:val="CommentReference"/>
        </w:rPr>
        <w:annotationRef/>
      </w:r>
      <w:r>
        <w:t>No, these are not outliers, just sediment samples used for C14 dating or sedaDNA but not for lipids (it is stated in the n-alkanes sheet in the Excel file)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4B8754" w15:done="0"/>
  <w15:commentEx w15:paraId="22432DA7" w15:paraIdParent="2C4B87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B3D81C" w16cex:dateUtc="2026-06-23T09:07:00Z"/>
  <w16cex:commentExtensible w16cex:durableId="3878FAC1" w16cex:dateUtc="2026-06-26T16: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4B8754" w16cid:durableId="6FB3D81C"/>
  <w16cid:commentId w16cid:paraId="22432DA7" w16cid:durableId="3878FA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B51E6" w14:textId="77777777" w:rsidR="007B4E50" w:rsidRDefault="007B4E50" w:rsidP="00892061">
      <w:pPr>
        <w:spacing w:after="0" w:line="240" w:lineRule="auto"/>
      </w:pPr>
      <w:r>
        <w:separator/>
      </w:r>
    </w:p>
  </w:endnote>
  <w:endnote w:type="continuationSeparator" w:id="0">
    <w:p w14:paraId="4B21BA0C" w14:textId="77777777" w:rsidR="007B4E50" w:rsidRDefault="007B4E50" w:rsidP="00892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55C40" w14:textId="77777777" w:rsidR="007B4E50" w:rsidRDefault="007B4E50" w:rsidP="00892061">
      <w:pPr>
        <w:spacing w:after="0" w:line="240" w:lineRule="auto"/>
      </w:pPr>
      <w:r>
        <w:separator/>
      </w:r>
    </w:p>
  </w:footnote>
  <w:footnote w:type="continuationSeparator" w:id="0">
    <w:p w14:paraId="3F00EC45" w14:textId="77777777" w:rsidR="007B4E50" w:rsidRDefault="007B4E50" w:rsidP="00892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5610449"/>
      <w:docPartObj>
        <w:docPartGallery w:val="Page Numbers (Top of Page)"/>
        <w:docPartUnique/>
      </w:docPartObj>
    </w:sdtPr>
    <w:sdtContent>
      <w:p w14:paraId="7F164DD4" w14:textId="7B4BF8C0" w:rsidR="00892061" w:rsidRDefault="00892061">
        <w:pPr>
          <w:pStyle w:val="Header"/>
          <w:jc w:val="right"/>
        </w:pPr>
        <w:r>
          <w:fldChar w:fldCharType="begin"/>
        </w:r>
        <w:r>
          <w:instrText>PAGE   \* MERGEFORMAT</w:instrText>
        </w:r>
        <w:r>
          <w:fldChar w:fldCharType="separate"/>
        </w:r>
        <w:r>
          <w:t>2</w:t>
        </w:r>
        <w:r>
          <w:fldChar w:fldCharType="end"/>
        </w:r>
      </w:p>
    </w:sdtContent>
  </w:sdt>
  <w:p w14:paraId="6D1DCB07" w14:textId="77777777" w:rsidR="00892061" w:rsidRDefault="008920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A435F"/>
    <w:multiLevelType w:val="multilevel"/>
    <w:tmpl w:val="B918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E5EC9"/>
    <w:multiLevelType w:val="multilevel"/>
    <w:tmpl w:val="0512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B4055"/>
    <w:multiLevelType w:val="multilevel"/>
    <w:tmpl w:val="93B6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DC2420"/>
    <w:multiLevelType w:val="multilevel"/>
    <w:tmpl w:val="31E0B8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9563AD"/>
    <w:multiLevelType w:val="multilevel"/>
    <w:tmpl w:val="78BA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9293E31"/>
    <w:multiLevelType w:val="multilevel"/>
    <w:tmpl w:val="60C8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94C0BC2"/>
    <w:multiLevelType w:val="hybridMultilevel"/>
    <w:tmpl w:val="3606E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20B1174"/>
    <w:multiLevelType w:val="multilevel"/>
    <w:tmpl w:val="7278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AAF7ED1"/>
    <w:multiLevelType w:val="multilevel"/>
    <w:tmpl w:val="C070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BF003C"/>
    <w:multiLevelType w:val="multilevel"/>
    <w:tmpl w:val="7DF2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B9003C5"/>
    <w:multiLevelType w:val="multilevel"/>
    <w:tmpl w:val="A990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6121538">
    <w:abstractNumId w:val="8"/>
  </w:num>
  <w:num w:numId="2" w16cid:durableId="553662631">
    <w:abstractNumId w:val="1"/>
  </w:num>
  <w:num w:numId="3" w16cid:durableId="483083134">
    <w:abstractNumId w:val="3"/>
  </w:num>
  <w:num w:numId="4" w16cid:durableId="1956213623">
    <w:abstractNumId w:val="5"/>
  </w:num>
  <w:num w:numId="5" w16cid:durableId="781338516">
    <w:abstractNumId w:val="9"/>
  </w:num>
  <w:num w:numId="6" w16cid:durableId="1539125152">
    <w:abstractNumId w:val="7"/>
  </w:num>
  <w:num w:numId="7" w16cid:durableId="138154637">
    <w:abstractNumId w:val="10"/>
  </w:num>
  <w:num w:numId="8" w16cid:durableId="1080059059">
    <w:abstractNumId w:val="4"/>
  </w:num>
  <w:num w:numId="9" w16cid:durableId="2101369069">
    <w:abstractNumId w:val="2"/>
  </w:num>
  <w:num w:numId="10" w16cid:durableId="1179739074">
    <w:abstractNumId w:val="0"/>
  </w:num>
  <w:num w:numId="11" w16cid:durableId="18621253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 Adolfo Vidal Cordasco">
    <w15:presenceInfo w15:providerId="AD" w15:userId="S::mav54@cam.ac.uk::551f0e2e-47a1-415c-8493-a3ce379dd752"/>
  </w15:person>
  <w15:person w15:author="Mohammad Ali Salik">
    <w15:presenceInfo w15:providerId="AD" w15:userId="S::MohammadAli.Salik@glasgow.ac.uk::29ef34ad-1014-456f-8023-cdfa48b69d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449"/>
    <w:rsid w:val="00001B00"/>
    <w:rsid w:val="00001BFA"/>
    <w:rsid w:val="0000259E"/>
    <w:rsid w:val="00002AD2"/>
    <w:rsid w:val="000039B8"/>
    <w:rsid w:val="00004417"/>
    <w:rsid w:val="000044BC"/>
    <w:rsid w:val="00004A2D"/>
    <w:rsid w:val="00004AC0"/>
    <w:rsid w:val="000056A7"/>
    <w:rsid w:val="00006734"/>
    <w:rsid w:val="00006CF9"/>
    <w:rsid w:val="000100D5"/>
    <w:rsid w:val="000102F3"/>
    <w:rsid w:val="00010860"/>
    <w:rsid w:val="00010BAB"/>
    <w:rsid w:val="00011057"/>
    <w:rsid w:val="000113D0"/>
    <w:rsid w:val="000126B6"/>
    <w:rsid w:val="00012E01"/>
    <w:rsid w:val="00012E16"/>
    <w:rsid w:val="00012EF4"/>
    <w:rsid w:val="00014959"/>
    <w:rsid w:val="000150B4"/>
    <w:rsid w:val="00015467"/>
    <w:rsid w:val="0001554E"/>
    <w:rsid w:val="00016071"/>
    <w:rsid w:val="00016104"/>
    <w:rsid w:val="00017999"/>
    <w:rsid w:val="000179D6"/>
    <w:rsid w:val="00020F67"/>
    <w:rsid w:val="00021DC2"/>
    <w:rsid w:val="000229A7"/>
    <w:rsid w:val="00023C8E"/>
    <w:rsid w:val="00025840"/>
    <w:rsid w:val="000265BE"/>
    <w:rsid w:val="00026841"/>
    <w:rsid w:val="00026B64"/>
    <w:rsid w:val="000307BA"/>
    <w:rsid w:val="0003092E"/>
    <w:rsid w:val="000311A0"/>
    <w:rsid w:val="00031441"/>
    <w:rsid w:val="000323EC"/>
    <w:rsid w:val="0003334A"/>
    <w:rsid w:val="00033F1F"/>
    <w:rsid w:val="000363B0"/>
    <w:rsid w:val="000365F1"/>
    <w:rsid w:val="00036B8E"/>
    <w:rsid w:val="000372F2"/>
    <w:rsid w:val="000376B1"/>
    <w:rsid w:val="0004089C"/>
    <w:rsid w:val="00041429"/>
    <w:rsid w:val="000428EA"/>
    <w:rsid w:val="0004292B"/>
    <w:rsid w:val="000439AC"/>
    <w:rsid w:val="000446DE"/>
    <w:rsid w:val="00045264"/>
    <w:rsid w:val="00045B19"/>
    <w:rsid w:val="000464BA"/>
    <w:rsid w:val="00046866"/>
    <w:rsid w:val="00046892"/>
    <w:rsid w:val="00046A3A"/>
    <w:rsid w:val="00047F12"/>
    <w:rsid w:val="000506FF"/>
    <w:rsid w:val="000546B4"/>
    <w:rsid w:val="00056907"/>
    <w:rsid w:val="000576FA"/>
    <w:rsid w:val="00060BC8"/>
    <w:rsid w:val="00060E85"/>
    <w:rsid w:val="00061255"/>
    <w:rsid w:val="000623DD"/>
    <w:rsid w:val="000647F1"/>
    <w:rsid w:val="0006497B"/>
    <w:rsid w:val="00065476"/>
    <w:rsid w:val="00067A4A"/>
    <w:rsid w:val="00067B17"/>
    <w:rsid w:val="0007140C"/>
    <w:rsid w:val="00074ECD"/>
    <w:rsid w:val="000755BC"/>
    <w:rsid w:val="0007759D"/>
    <w:rsid w:val="00077B2F"/>
    <w:rsid w:val="000801FB"/>
    <w:rsid w:val="000802AF"/>
    <w:rsid w:val="000807E3"/>
    <w:rsid w:val="00080A35"/>
    <w:rsid w:val="000811B2"/>
    <w:rsid w:val="0008138D"/>
    <w:rsid w:val="00081939"/>
    <w:rsid w:val="00081CF6"/>
    <w:rsid w:val="00082FEC"/>
    <w:rsid w:val="00083A74"/>
    <w:rsid w:val="00083FB1"/>
    <w:rsid w:val="000842C2"/>
    <w:rsid w:val="00084507"/>
    <w:rsid w:val="00084D94"/>
    <w:rsid w:val="0008592B"/>
    <w:rsid w:val="000859E0"/>
    <w:rsid w:val="000860FC"/>
    <w:rsid w:val="00086237"/>
    <w:rsid w:val="00086AB1"/>
    <w:rsid w:val="0008720F"/>
    <w:rsid w:val="00087AEC"/>
    <w:rsid w:val="000919AB"/>
    <w:rsid w:val="000923CD"/>
    <w:rsid w:val="000943F0"/>
    <w:rsid w:val="000950FA"/>
    <w:rsid w:val="0009526F"/>
    <w:rsid w:val="000952D4"/>
    <w:rsid w:val="00096C4C"/>
    <w:rsid w:val="0009776D"/>
    <w:rsid w:val="000A030B"/>
    <w:rsid w:val="000A2B1E"/>
    <w:rsid w:val="000A4DE9"/>
    <w:rsid w:val="000A51E4"/>
    <w:rsid w:val="000A558D"/>
    <w:rsid w:val="000A579C"/>
    <w:rsid w:val="000A5B39"/>
    <w:rsid w:val="000B038F"/>
    <w:rsid w:val="000B1D57"/>
    <w:rsid w:val="000B284F"/>
    <w:rsid w:val="000B2A90"/>
    <w:rsid w:val="000B2C87"/>
    <w:rsid w:val="000B2F86"/>
    <w:rsid w:val="000B47DE"/>
    <w:rsid w:val="000B49AA"/>
    <w:rsid w:val="000B5292"/>
    <w:rsid w:val="000B6F9D"/>
    <w:rsid w:val="000B774A"/>
    <w:rsid w:val="000C1A8C"/>
    <w:rsid w:val="000C1F34"/>
    <w:rsid w:val="000C32E9"/>
    <w:rsid w:val="000C4F1D"/>
    <w:rsid w:val="000C51E8"/>
    <w:rsid w:val="000C5297"/>
    <w:rsid w:val="000C561D"/>
    <w:rsid w:val="000C6A41"/>
    <w:rsid w:val="000D241C"/>
    <w:rsid w:val="000D26BA"/>
    <w:rsid w:val="000D358E"/>
    <w:rsid w:val="000D492C"/>
    <w:rsid w:val="000D5CFB"/>
    <w:rsid w:val="000D5F65"/>
    <w:rsid w:val="000D7783"/>
    <w:rsid w:val="000D783E"/>
    <w:rsid w:val="000D7E88"/>
    <w:rsid w:val="000E05AE"/>
    <w:rsid w:val="000E07C8"/>
    <w:rsid w:val="000E094C"/>
    <w:rsid w:val="000E0F62"/>
    <w:rsid w:val="000E2006"/>
    <w:rsid w:val="000E21B3"/>
    <w:rsid w:val="000E3954"/>
    <w:rsid w:val="000E3A77"/>
    <w:rsid w:val="000E3BE2"/>
    <w:rsid w:val="000E5AEA"/>
    <w:rsid w:val="000E5B6E"/>
    <w:rsid w:val="000E619A"/>
    <w:rsid w:val="000E6738"/>
    <w:rsid w:val="000E6A3A"/>
    <w:rsid w:val="000E6B96"/>
    <w:rsid w:val="000E703D"/>
    <w:rsid w:val="000E7164"/>
    <w:rsid w:val="000E77B3"/>
    <w:rsid w:val="000E7A07"/>
    <w:rsid w:val="000E7E42"/>
    <w:rsid w:val="000E7F17"/>
    <w:rsid w:val="000F0AC9"/>
    <w:rsid w:val="000F10BD"/>
    <w:rsid w:val="000F1321"/>
    <w:rsid w:val="000F14B0"/>
    <w:rsid w:val="000F1ED4"/>
    <w:rsid w:val="000F1F70"/>
    <w:rsid w:val="000F418D"/>
    <w:rsid w:val="000F43ED"/>
    <w:rsid w:val="000F44C4"/>
    <w:rsid w:val="000F5255"/>
    <w:rsid w:val="000F52D9"/>
    <w:rsid w:val="000F6011"/>
    <w:rsid w:val="000F6897"/>
    <w:rsid w:val="000F7C26"/>
    <w:rsid w:val="00100460"/>
    <w:rsid w:val="00101292"/>
    <w:rsid w:val="001015D6"/>
    <w:rsid w:val="00101891"/>
    <w:rsid w:val="00101E72"/>
    <w:rsid w:val="00102DC2"/>
    <w:rsid w:val="00103981"/>
    <w:rsid w:val="00103EE6"/>
    <w:rsid w:val="0010442D"/>
    <w:rsid w:val="00104A28"/>
    <w:rsid w:val="001050E2"/>
    <w:rsid w:val="00105930"/>
    <w:rsid w:val="001059E8"/>
    <w:rsid w:val="00105AC9"/>
    <w:rsid w:val="00106E28"/>
    <w:rsid w:val="00107B79"/>
    <w:rsid w:val="00110337"/>
    <w:rsid w:val="00110455"/>
    <w:rsid w:val="00110EAA"/>
    <w:rsid w:val="00111229"/>
    <w:rsid w:val="00111D8E"/>
    <w:rsid w:val="00112051"/>
    <w:rsid w:val="00114559"/>
    <w:rsid w:val="001145BF"/>
    <w:rsid w:val="00114F5B"/>
    <w:rsid w:val="00115156"/>
    <w:rsid w:val="0011589C"/>
    <w:rsid w:val="00115BAA"/>
    <w:rsid w:val="00117514"/>
    <w:rsid w:val="00121856"/>
    <w:rsid w:val="00121D0B"/>
    <w:rsid w:val="00123376"/>
    <w:rsid w:val="00123EDE"/>
    <w:rsid w:val="001245FC"/>
    <w:rsid w:val="00125696"/>
    <w:rsid w:val="0012708B"/>
    <w:rsid w:val="001271F2"/>
    <w:rsid w:val="0012731A"/>
    <w:rsid w:val="0012772B"/>
    <w:rsid w:val="001277EE"/>
    <w:rsid w:val="001306CF"/>
    <w:rsid w:val="00130948"/>
    <w:rsid w:val="00131A17"/>
    <w:rsid w:val="00131D51"/>
    <w:rsid w:val="00132667"/>
    <w:rsid w:val="001332B3"/>
    <w:rsid w:val="00133BF6"/>
    <w:rsid w:val="001348E9"/>
    <w:rsid w:val="00137A3E"/>
    <w:rsid w:val="00137CCE"/>
    <w:rsid w:val="00141A9A"/>
    <w:rsid w:val="00142054"/>
    <w:rsid w:val="00142536"/>
    <w:rsid w:val="00142548"/>
    <w:rsid w:val="00143691"/>
    <w:rsid w:val="001439BD"/>
    <w:rsid w:val="00144C95"/>
    <w:rsid w:val="00145570"/>
    <w:rsid w:val="00146164"/>
    <w:rsid w:val="00146C6A"/>
    <w:rsid w:val="00150972"/>
    <w:rsid w:val="00151A9E"/>
    <w:rsid w:val="00151C2E"/>
    <w:rsid w:val="00152467"/>
    <w:rsid w:val="00152669"/>
    <w:rsid w:val="00153010"/>
    <w:rsid w:val="00153AF8"/>
    <w:rsid w:val="00153F40"/>
    <w:rsid w:val="0015458F"/>
    <w:rsid w:val="00154A35"/>
    <w:rsid w:val="0015546A"/>
    <w:rsid w:val="001559C6"/>
    <w:rsid w:val="00155C74"/>
    <w:rsid w:val="00156210"/>
    <w:rsid w:val="001602C3"/>
    <w:rsid w:val="00161F9F"/>
    <w:rsid w:val="00162BCE"/>
    <w:rsid w:val="00163B80"/>
    <w:rsid w:val="00163BA1"/>
    <w:rsid w:val="001640F8"/>
    <w:rsid w:val="00164BC6"/>
    <w:rsid w:val="001650B8"/>
    <w:rsid w:val="001656ED"/>
    <w:rsid w:val="001665E4"/>
    <w:rsid w:val="00166C97"/>
    <w:rsid w:val="00167DCA"/>
    <w:rsid w:val="00170677"/>
    <w:rsid w:val="001710AF"/>
    <w:rsid w:val="0017122B"/>
    <w:rsid w:val="00171EA3"/>
    <w:rsid w:val="00172CBA"/>
    <w:rsid w:val="001746FA"/>
    <w:rsid w:val="00176289"/>
    <w:rsid w:val="0017665E"/>
    <w:rsid w:val="0017681C"/>
    <w:rsid w:val="00176BBB"/>
    <w:rsid w:val="00180030"/>
    <w:rsid w:val="00180767"/>
    <w:rsid w:val="00181AF2"/>
    <w:rsid w:val="00182250"/>
    <w:rsid w:val="001836EB"/>
    <w:rsid w:val="001849B8"/>
    <w:rsid w:val="001851F1"/>
    <w:rsid w:val="001914AB"/>
    <w:rsid w:val="0019182B"/>
    <w:rsid w:val="001933A3"/>
    <w:rsid w:val="00193ECD"/>
    <w:rsid w:val="0019493B"/>
    <w:rsid w:val="0019523C"/>
    <w:rsid w:val="001952CC"/>
    <w:rsid w:val="00195A2A"/>
    <w:rsid w:val="0019694F"/>
    <w:rsid w:val="001971E1"/>
    <w:rsid w:val="001A093E"/>
    <w:rsid w:val="001A10BD"/>
    <w:rsid w:val="001A1494"/>
    <w:rsid w:val="001A1E34"/>
    <w:rsid w:val="001A3216"/>
    <w:rsid w:val="001A4189"/>
    <w:rsid w:val="001A41A8"/>
    <w:rsid w:val="001A42B8"/>
    <w:rsid w:val="001A4A44"/>
    <w:rsid w:val="001A4A72"/>
    <w:rsid w:val="001A5877"/>
    <w:rsid w:val="001A71C0"/>
    <w:rsid w:val="001A7AC6"/>
    <w:rsid w:val="001B1752"/>
    <w:rsid w:val="001B2179"/>
    <w:rsid w:val="001B2354"/>
    <w:rsid w:val="001B245C"/>
    <w:rsid w:val="001B2C0E"/>
    <w:rsid w:val="001B474C"/>
    <w:rsid w:val="001B574B"/>
    <w:rsid w:val="001B5C14"/>
    <w:rsid w:val="001B5E6C"/>
    <w:rsid w:val="001B62F8"/>
    <w:rsid w:val="001B6D15"/>
    <w:rsid w:val="001B7075"/>
    <w:rsid w:val="001B7703"/>
    <w:rsid w:val="001B788A"/>
    <w:rsid w:val="001B7B23"/>
    <w:rsid w:val="001C02D7"/>
    <w:rsid w:val="001C106C"/>
    <w:rsid w:val="001C21D5"/>
    <w:rsid w:val="001C23CC"/>
    <w:rsid w:val="001C2E87"/>
    <w:rsid w:val="001C345D"/>
    <w:rsid w:val="001C35CC"/>
    <w:rsid w:val="001C41AA"/>
    <w:rsid w:val="001C6465"/>
    <w:rsid w:val="001C75A5"/>
    <w:rsid w:val="001D0142"/>
    <w:rsid w:val="001D0D99"/>
    <w:rsid w:val="001D1869"/>
    <w:rsid w:val="001D2CD7"/>
    <w:rsid w:val="001D3408"/>
    <w:rsid w:val="001D344E"/>
    <w:rsid w:val="001D48B2"/>
    <w:rsid w:val="001D552E"/>
    <w:rsid w:val="001D5612"/>
    <w:rsid w:val="001D62D9"/>
    <w:rsid w:val="001D68D6"/>
    <w:rsid w:val="001D6BFB"/>
    <w:rsid w:val="001D6FD8"/>
    <w:rsid w:val="001D7F50"/>
    <w:rsid w:val="001E0006"/>
    <w:rsid w:val="001E0777"/>
    <w:rsid w:val="001E09D8"/>
    <w:rsid w:val="001E29B2"/>
    <w:rsid w:val="001E33EE"/>
    <w:rsid w:val="001E3FFF"/>
    <w:rsid w:val="001E4066"/>
    <w:rsid w:val="001E5EE2"/>
    <w:rsid w:val="001E5F0B"/>
    <w:rsid w:val="001E67B5"/>
    <w:rsid w:val="001E7287"/>
    <w:rsid w:val="001F02A2"/>
    <w:rsid w:val="001F0C82"/>
    <w:rsid w:val="001F190C"/>
    <w:rsid w:val="001F21B8"/>
    <w:rsid w:val="001F2F96"/>
    <w:rsid w:val="001F3A86"/>
    <w:rsid w:val="001F3B1F"/>
    <w:rsid w:val="001F3B28"/>
    <w:rsid w:val="001F40DD"/>
    <w:rsid w:val="001F4565"/>
    <w:rsid w:val="001F5E12"/>
    <w:rsid w:val="001F61E5"/>
    <w:rsid w:val="001F65C5"/>
    <w:rsid w:val="001F7E28"/>
    <w:rsid w:val="00200966"/>
    <w:rsid w:val="00200AB1"/>
    <w:rsid w:val="00201950"/>
    <w:rsid w:val="00203197"/>
    <w:rsid w:val="00203579"/>
    <w:rsid w:val="002038A3"/>
    <w:rsid w:val="00204702"/>
    <w:rsid w:val="002069FE"/>
    <w:rsid w:val="00207B2F"/>
    <w:rsid w:val="0021023C"/>
    <w:rsid w:val="00211CC4"/>
    <w:rsid w:val="00211F5F"/>
    <w:rsid w:val="00212919"/>
    <w:rsid w:val="002129DC"/>
    <w:rsid w:val="002134DD"/>
    <w:rsid w:val="00213BD5"/>
    <w:rsid w:val="00214138"/>
    <w:rsid w:val="00214791"/>
    <w:rsid w:val="002156A1"/>
    <w:rsid w:val="00216CC9"/>
    <w:rsid w:val="00216F19"/>
    <w:rsid w:val="00217270"/>
    <w:rsid w:val="0021745A"/>
    <w:rsid w:val="002221E1"/>
    <w:rsid w:val="0022252B"/>
    <w:rsid w:val="0022288B"/>
    <w:rsid w:val="0022365D"/>
    <w:rsid w:val="00223ECA"/>
    <w:rsid w:val="002243E1"/>
    <w:rsid w:val="0022510E"/>
    <w:rsid w:val="00225417"/>
    <w:rsid w:val="00225901"/>
    <w:rsid w:val="002266D1"/>
    <w:rsid w:val="00230DD3"/>
    <w:rsid w:val="00230E9D"/>
    <w:rsid w:val="002322B4"/>
    <w:rsid w:val="002328DB"/>
    <w:rsid w:val="00232EE5"/>
    <w:rsid w:val="00233F55"/>
    <w:rsid w:val="002343C5"/>
    <w:rsid w:val="00236691"/>
    <w:rsid w:val="002373AB"/>
    <w:rsid w:val="00237464"/>
    <w:rsid w:val="00237543"/>
    <w:rsid w:val="0023779B"/>
    <w:rsid w:val="0024014C"/>
    <w:rsid w:val="00240700"/>
    <w:rsid w:val="00241760"/>
    <w:rsid w:val="002417AB"/>
    <w:rsid w:val="00242174"/>
    <w:rsid w:val="00242F29"/>
    <w:rsid w:val="002438C6"/>
    <w:rsid w:val="00243B24"/>
    <w:rsid w:val="00245202"/>
    <w:rsid w:val="00245A99"/>
    <w:rsid w:val="00245B1F"/>
    <w:rsid w:val="002463E9"/>
    <w:rsid w:val="00246CB4"/>
    <w:rsid w:val="00247B15"/>
    <w:rsid w:val="0025011F"/>
    <w:rsid w:val="00250C4F"/>
    <w:rsid w:val="002538B8"/>
    <w:rsid w:val="00253A16"/>
    <w:rsid w:val="002545D3"/>
    <w:rsid w:val="00254C8E"/>
    <w:rsid w:val="00256BB6"/>
    <w:rsid w:val="00260DDC"/>
    <w:rsid w:val="002621CA"/>
    <w:rsid w:val="00262E50"/>
    <w:rsid w:val="00263BCD"/>
    <w:rsid w:val="002646AF"/>
    <w:rsid w:val="002655C7"/>
    <w:rsid w:val="00267789"/>
    <w:rsid w:val="00270BE3"/>
    <w:rsid w:val="00270EA2"/>
    <w:rsid w:val="00271678"/>
    <w:rsid w:val="00272031"/>
    <w:rsid w:val="0027290B"/>
    <w:rsid w:val="00273AD2"/>
    <w:rsid w:val="00273DE0"/>
    <w:rsid w:val="002742B6"/>
    <w:rsid w:val="0027475C"/>
    <w:rsid w:val="00276ABE"/>
    <w:rsid w:val="002771E9"/>
    <w:rsid w:val="0027746D"/>
    <w:rsid w:val="002805F5"/>
    <w:rsid w:val="00281B42"/>
    <w:rsid w:val="00282844"/>
    <w:rsid w:val="00285BE2"/>
    <w:rsid w:val="0029099B"/>
    <w:rsid w:val="002914E8"/>
    <w:rsid w:val="00292B43"/>
    <w:rsid w:val="00292BC3"/>
    <w:rsid w:val="00293AB7"/>
    <w:rsid w:val="00293EDB"/>
    <w:rsid w:val="002944D5"/>
    <w:rsid w:val="00294BE0"/>
    <w:rsid w:val="00297927"/>
    <w:rsid w:val="00297FD7"/>
    <w:rsid w:val="002A147B"/>
    <w:rsid w:val="002A1AF4"/>
    <w:rsid w:val="002A1B3D"/>
    <w:rsid w:val="002A2479"/>
    <w:rsid w:val="002A2BA6"/>
    <w:rsid w:val="002A3FC6"/>
    <w:rsid w:val="002A40A5"/>
    <w:rsid w:val="002A460C"/>
    <w:rsid w:val="002A6D0C"/>
    <w:rsid w:val="002A74F7"/>
    <w:rsid w:val="002B14C2"/>
    <w:rsid w:val="002B1E5C"/>
    <w:rsid w:val="002B2647"/>
    <w:rsid w:val="002B2E57"/>
    <w:rsid w:val="002B31FD"/>
    <w:rsid w:val="002B3EDA"/>
    <w:rsid w:val="002B4930"/>
    <w:rsid w:val="002B4E91"/>
    <w:rsid w:val="002B56CE"/>
    <w:rsid w:val="002B5F85"/>
    <w:rsid w:val="002B63E0"/>
    <w:rsid w:val="002C2DA2"/>
    <w:rsid w:val="002C2E7C"/>
    <w:rsid w:val="002C6698"/>
    <w:rsid w:val="002C67E7"/>
    <w:rsid w:val="002C69C4"/>
    <w:rsid w:val="002C7FF3"/>
    <w:rsid w:val="002D089F"/>
    <w:rsid w:val="002D08C2"/>
    <w:rsid w:val="002D116F"/>
    <w:rsid w:val="002D1790"/>
    <w:rsid w:val="002D1B77"/>
    <w:rsid w:val="002D32AB"/>
    <w:rsid w:val="002D37FF"/>
    <w:rsid w:val="002D3EEB"/>
    <w:rsid w:val="002D4793"/>
    <w:rsid w:val="002D4CED"/>
    <w:rsid w:val="002D56A0"/>
    <w:rsid w:val="002D61CE"/>
    <w:rsid w:val="002D7126"/>
    <w:rsid w:val="002D72D4"/>
    <w:rsid w:val="002D7451"/>
    <w:rsid w:val="002E03BF"/>
    <w:rsid w:val="002E052B"/>
    <w:rsid w:val="002E12E8"/>
    <w:rsid w:val="002E1637"/>
    <w:rsid w:val="002E1A6B"/>
    <w:rsid w:val="002E1DCD"/>
    <w:rsid w:val="002E2B2E"/>
    <w:rsid w:val="002E6E6A"/>
    <w:rsid w:val="002E7372"/>
    <w:rsid w:val="002E75FB"/>
    <w:rsid w:val="002E76AC"/>
    <w:rsid w:val="002F00E9"/>
    <w:rsid w:val="002F07A2"/>
    <w:rsid w:val="002F09A2"/>
    <w:rsid w:val="002F13B1"/>
    <w:rsid w:val="002F16EF"/>
    <w:rsid w:val="002F35E2"/>
    <w:rsid w:val="002F5BF6"/>
    <w:rsid w:val="002F7D4D"/>
    <w:rsid w:val="002F7D58"/>
    <w:rsid w:val="00300E26"/>
    <w:rsid w:val="00300FA6"/>
    <w:rsid w:val="00301F8C"/>
    <w:rsid w:val="00302192"/>
    <w:rsid w:val="003032D2"/>
    <w:rsid w:val="00303781"/>
    <w:rsid w:val="003041AA"/>
    <w:rsid w:val="003050D5"/>
    <w:rsid w:val="00305C8A"/>
    <w:rsid w:val="00305E0F"/>
    <w:rsid w:val="00305E49"/>
    <w:rsid w:val="00306390"/>
    <w:rsid w:val="00307752"/>
    <w:rsid w:val="00307A77"/>
    <w:rsid w:val="003101F5"/>
    <w:rsid w:val="00310755"/>
    <w:rsid w:val="00311227"/>
    <w:rsid w:val="00311909"/>
    <w:rsid w:val="00311C02"/>
    <w:rsid w:val="00311FF3"/>
    <w:rsid w:val="00312878"/>
    <w:rsid w:val="00313ECD"/>
    <w:rsid w:val="003141BD"/>
    <w:rsid w:val="003144E6"/>
    <w:rsid w:val="00314894"/>
    <w:rsid w:val="00315568"/>
    <w:rsid w:val="003155EC"/>
    <w:rsid w:val="00315B48"/>
    <w:rsid w:val="003204B5"/>
    <w:rsid w:val="0032073F"/>
    <w:rsid w:val="00320FC3"/>
    <w:rsid w:val="00322B27"/>
    <w:rsid w:val="00323ED2"/>
    <w:rsid w:val="0032482F"/>
    <w:rsid w:val="003248F3"/>
    <w:rsid w:val="003249D3"/>
    <w:rsid w:val="00325972"/>
    <w:rsid w:val="00326221"/>
    <w:rsid w:val="00327348"/>
    <w:rsid w:val="00327D13"/>
    <w:rsid w:val="00330184"/>
    <w:rsid w:val="00330C2E"/>
    <w:rsid w:val="00331AC7"/>
    <w:rsid w:val="003323A9"/>
    <w:rsid w:val="00332EBD"/>
    <w:rsid w:val="0033381F"/>
    <w:rsid w:val="00334FA4"/>
    <w:rsid w:val="003371E8"/>
    <w:rsid w:val="00337A41"/>
    <w:rsid w:val="0034044C"/>
    <w:rsid w:val="0034178A"/>
    <w:rsid w:val="00341AB1"/>
    <w:rsid w:val="00342548"/>
    <w:rsid w:val="0034311A"/>
    <w:rsid w:val="003438A5"/>
    <w:rsid w:val="0034471F"/>
    <w:rsid w:val="00344E5E"/>
    <w:rsid w:val="00345A89"/>
    <w:rsid w:val="003502E3"/>
    <w:rsid w:val="00351910"/>
    <w:rsid w:val="00351CA7"/>
    <w:rsid w:val="003522D9"/>
    <w:rsid w:val="00352DA4"/>
    <w:rsid w:val="00353060"/>
    <w:rsid w:val="0035473E"/>
    <w:rsid w:val="0035599E"/>
    <w:rsid w:val="00357AA6"/>
    <w:rsid w:val="003600F7"/>
    <w:rsid w:val="0036040F"/>
    <w:rsid w:val="00361B96"/>
    <w:rsid w:val="00361E59"/>
    <w:rsid w:val="00362484"/>
    <w:rsid w:val="00362F31"/>
    <w:rsid w:val="00362F8F"/>
    <w:rsid w:val="00363423"/>
    <w:rsid w:val="00364C2A"/>
    <w:rsid w:val="00364DB8"/>
    <w:rsid w:val="0036679C"/>
    <w:rsid w:val="00366F77"/>
    <w:rsid w:val="00367275"/>
    <w:rsid w:val="003673D7"/>
    <w:rsid w:val="00367C50"/>
    <w:rsid w:val="0037117F"/>
    <w:rsid w:val="003711A1"/>
    <w:rsid w:val="003717ED"/>
    <w:rsid w:val="00372039"/>
    <w:rsid w:val="00372A49"/>
    <w:rsid w:val="003733D3"/>
    <w:rsid w:val="0037381E"/>
    <w:rsid w:val="00375B79"/>
    <w:rsid w:val="003761F9"/>
    <w:rsid w:val="00376907"/>
    <w:rsid w:val="00376916"/>
    <w:rsid w:val="00377383"/>
    <w:rsid w:val="00377A05"/>
    <w:rsid w:val="00380191"/>
    <w:rsid w:val="0038122D"/>
    <w:rsid w:val="003819A8"/>
    <w:rsid w:val="00382454"/>
    <w:rsid w:val="003824C2"/>
    <w:rsid w:val="00382621"/>
    <w:rsid w:val="0038269F"/>
    <w:rsid w:val="003829B7"/>
    <w:rsid w:val="00382BF9"/>
    <w:rsid w:val="00382FF5"/>
    <w:rsid w:val="0038350A"/>
    <w:rsid w:val="00384EEC"/>
    <w:rsid w:val="00384F68"/>
    <w:rsid w:val="00385DB6"/>
    <w:rsid w:val="003878E8"/>
    <w:rsid w:val="00390F48"/>
    <w:rsid w:val="00391379"/>
    <w:rsid w:val="0039150B"/>
    <w:rsid w:val="00392239"/>
    <w:rsid w:val="0039371B"/>
    <w:rsid w:val="00395838"/>
    <w:rsid w:val="00396797"/>
    <w:rsid w:val="00396FDE"/>
    <w:rsid w:val="00397D48"/>
    <w:rsid w:val="00397EFF"/>
    <w:rsid w:val="003A1E8C"/>
    <w:rsid w:val="003A2A79"/>
    <w:rsid w:val="003A3813"/>
    <w:rsid w:val="003A3CBD"/>
    <w:rsid w:val="003A597C"/>
    <w:rsid w:val="003A67CF"/>
    <w:rsid w:val="003A700D"/>
    <w:rsid w:val="003A7396"/>
    <w:rsid w:val="003B0E67"/>
    <w:rsid w:val="003B1291"/>
    <w:rsid w:val="003B1E08"/>
    <w:rsid w:val="003B57D9"/>
    <w:rsid w:val="003B6CFD"/>
    <w:rsid w:val="003B7211"/>
    <w:rsid w:val="003B7B8A"/>
    <w:rsid w:val="003C0034"/>
    <w:rsid w:val="003C0F16"/>
    <w:rsid w:val="003C2127"/>
    <w:rsid w:val="003C2A35"/>
    <w:rsid w:val="003C38CF"/>
    <w:rsid w:val="003C4620"/>
    <w:rsid w:val="003C4E49"/>
    <w:rsid w:val="003C5AFF"/>
    <w:rsid w:val="003C5C47"/>
    <w:rsid w:val="003C60DE"/>
    <w:rsid w:val="003C69B5"/>
    <w:rsid w:val="003C6BF7"/>
    <w:rsid w:val="003C6E4C"/>
    <w:rsid w:val="003C7F0D"/>
    <w:rsid w:val="003D1DD4"/>
    <w:rsid w:val="003D38D4"/>
    <w:rsid w:val="003D3C65"/>
    <w:rsid w:val="003D5740"/>
    <w:rsid w:val="003D7466"/>
    <w:rsid w:val="003D7CD0"/>
    <w:rsid w:val="003E0480"/>
    <w:rsid w:val="003E1D7D"/>
    <w:rsid w:val="003E31A4"/>
    <w:rsid w:val="003E3AA0"/>
    <w:rsid w:val="003E5246"/>
    <w:rsid w:val="003E616E"/>
    <w:rsid w:val="003E6877"/>
    <w:rsid w:val="003E6D46"/>
    <w:rsid w:val="003E7C22"/>
    <w:rsid w:val="003E7D5D"/>
    <w:rsid w:val="003F0276"/>
    <w:rsid w:val="003F04E2"/>
    <w:rsid w:val="003F1C29"/>
    <w:rsid w:val="003F24FB"/>
    <w:rsid w:val="003F2699"/>
    <w:rsid w:val="003F26C1"/>
    <w:rsid w:val="003F2B9D"/>
    <w:rsid w:val="003F39F3"/>
    <w:rsid w:val="003F3ACF"/>
    <w:rsid w:val="003F4E45"/>
    <w:rsid w:val="003F5483"/>
    <w:rsid w:val="003F5754"/>
    <w:rsid w:val="003F5F71"/>
    <w:rsid w:val="003F6D28"/>
    <w:rsid w:val="003F72C6"/>
    <w:rsid w:val="003F777D"/>
    <w:rsid w:val="003F7DFE"/>
    <w:rsid w:val="003F7E54"/>
    <w:rsid w:val="00400C1B"/>
    <w:rsid w:val="00405430"/>
    <w:rsid w:val="00405AE2"/>
    <w:rsid w:val="00406245"/>
    <w:rsid w:val="00407A8C"/>
    <w:rsid w:val="0041181C"/>
    <w:rsid w:val="004123F0"/>
    <w:rsid w:val="00412BA8"/>
    <w:rsid w:val="00414F9F"/>
    <w:rsid w:val="00415BAE"/>
    <w:rsid w:val="00417BDB"/>
    <w:rsid w:val="004213F4"/>
    <w:rsid w:val="00421B0D"/>
    <w:rsid w:val="00422675"/>
    <w:rsid w:val="00423C91"/>
    <w:rsid w:val="00423F26"/>
    <w:rsid w:val="00423F88"/>
    <w:rsid w:val="004245E7"/>
    <w:rsid w:val="00426273"/>
    <w:rsid w:val="00426D00"/>
    <w:rsid w:val="0042701B"/>
    <w:rsid w:val="00427240"/>
    <w:rsid w:val="0042761F"/>
    <w:rsid w:val="004303FF"/>
    <w:rsid w:val="004305A1"/>
    <w:rsid w:val="004309BF"/>
    <w:rsid w:val="004318C0"/>
    <w:rsid w:val="00431ED6"/>
    <w:rsid w:val="00432397"/>
    <w:rsid w:val="0043311C"/>
    <w:rsid w:val="004336F7"/>
    <w:rsid w:val="0043636F"/>
    <w:rsid w:val="0044174E"/>
    <w:rsid w:val="004425D3"/>
    <w:rsid w:val="00442C31"/>
    <w:rsid w:val="004437B3"/>
    <w:rsid w:val="00443A3E"/>
    <w:rsid w:val="00444091"/>
    <w:rsid w:val="00444475"/>
    <w:rsid w:val="00444849"/>
    <w:rsid w:val="004449E4"/>
    <w:rsid w:val="00444E78"/>
    <w:rsid w:val="004452AF"/>
    <w:rsid w:val="004460EF"/>
    <w:rsid w:val="0044639E"/>
    <w:rsid w:val="00446E63"/>
    <w:rsid w:val="00446F7E"/>
    <w:rsid w:val="004477A4"/>
    <w:rsid w:val="00447B7C"/>
    <w:rsid w:val="00447F72"/>
    <w:rsid w:val="0045077E"/>
    <w:rsid w:val="0045085D"/>
    <w:rsid w:val="00450E6B"/>
    <w:rsid w:val="00452587"/>
    <w:rsid w:val="0045258A"/>
    <w:rsid w:val="00452FC6"/>
    <w:rsid w:val="0045306A"/>
    <w:rsid w:val="0045583C"/>
    <w:rsid w:val="004567E6"/>
    <w:rsid w:val="004568B4"/>
    <w:rsid w:val="004568DC"/>
    <w:rsid w:val="0046071E"/>
    <w:rsid w:val="00461C08"/>
    <w:rsid w:val="00462893"/>
    <w:rsid w:val="00463D4C"/>
    <w:rsid w:val="0046480E"/>
    <w:rsid w:val="00465D4E"/>
    <w:rsid w:val="00466043"/>
    <w:rsid w:val="0046629D"/>
    <w:rsid w:val="00466389"/>
    <w:rsid w:val="00466983"/>
    <w:rsid w:val="0046754B"/>
    <w:rsid w:val="0046787C"/>
    <w:rsid w:val="004728E3"/>
    <w:rsid w:val="00473228"/>
    <w:rsid w:val="0047358B"/>
    <w:rsid w:val="004741E7"/>
    <w:rsid w:val="004752D6"/>
    <w:rsid w:val="00475BA2"/>
    <w:rsid w:val="00480B4D"/>
    <w:rsid w:val="004831E0"/>
    <w:rsid w:val="004833DE"/>
    <w:rsid w:val="00483B03"/>
    <w:rsid w:val="00485094"/>
    <w:rsid w:val="004852B7"/>
    <w:rsid w:val="0048535A"/>
    <w:rsid w:val="00485FDA"/>
    <w:rsid w:val="00487918"/>
    <w:rsid w:val="00487CD6"/>
    <w:rsid w:val="0049122F"/>
    <w:rsid w:val="00491575"/>
    <w:rsid w:val="00493843"/>
    <w:rsid w:val="00493F51"/>
    <w:rsid w:val="00494312"/>
    <w:rsid w:val="00495778"/>
    <w:rsid w:val="00496DA8"/>
    <w:rsid w:val="00497F24"/>
    <w:rsid w:val="004A01A3"/>
    <w:rsid w:val="004A1DEF"/>
    <w:rsid w:val="004A2255"/>
    <w:rsid w:val="004A32D2"/>
    <w:rsid w:val="004A396A"/>
    <w:rsid w:val="004A57E5"/>
    <w:rsid w:val="004A590F"/>
    <w:rsid w:val="004A5B14"/>
    <w:rsid w:val="004A6845"/>
    <w:rsid w:val="004A72A7"/>
    <w:rsid w:val="004A7546"/>
    <w:rsid w:val="004B1614"/>
    <w:rsid w:val="004B16C9"/>
    <w:rsid w:val="004B19C5"/>
    <w:rsid w:val="004B2854"/>
    <w:rsid w:val="004B2A90"/>
    <w:rsid w:val="004B40C3"/>
    <w:rsid w:val="004B5A8E"/>
    <w:rsid w:val="004B614F"/>
    <w:rsid w:val="004B7CAD"/>
    <w:rsid w:val="004C0996"/>
    <w:rsid w:val="004C10FC"/>
    <w:rsid w:val="004C18BC"/>
    <w:rsid w:val="004C1D8B"/>
    <w:rsid w:val="004C273E"/>
    <w:rsid w:val="004C2B96"/>
    <w:rsid w:val="004C2E26"/>
    <w:rsid w:val="004C30A9"/>
    <w:rsid w:val="004C3745"/>
    <w:rsid w:val="004C3A44"/>
    <w:rsid w:val="004C425D"/>
    <w:rsid w:val="004C4F5B"/>
    <w:rsid w:val="004C5448"/>
    <w:rsid w:val="004C546B"/>
    <w:rsid w:val="004C6538"/>
    <w:rsid w:val="004C66A4"/>
    <w:rsid w:val="004C6760"/>
    <w:rsid w:val="004C7103"/>
    <w:rsid w:val="004C7A55"/>
    <w:rsid w:val="004D0CAD"/>
    <w:rsid w:val="004D138F"/>
    <w:rsid w:val="004D1791"/>
    <w:rsid w:val="004D26B2"/>
    <w:rsid w:val="004D2855"/>
    <w:rsid w:val="004D299F"/>
    <w:rsid w:val="004D2E51"/>
    <w:rsid w:val="004D304B"/>
    <w:rsid w:val="004D3D30"/>
    <w:rsid w:val="004D3D5E"/>
    <w:rsid w:val="004E197D"/>
    <w:rsid w:val="004E35FF"/>
    <w:rsid w:val="004E3865"/>
    <w:rsid w:val="004E49E2"/>
    <w:rsid w:val="004E4C34"/>
    <w:rsid w:val="004E5F32"/>
    <w:rsid w:val="004E75E4"/>
    <w:rsid w:val="004E7E17"/>
    <w:rsid w:val="004F0250"/>
    <w:rsid w:val="004F1318"/>
    <w:rsid w:val="004F1350"/>
    <w:rsid w:val="004F1612"/>
    <w:rsid w:val="004F1E3D"/>
    <w:rsid w:val="004F2CAB"/>
    <w:rsid w:val="004F346D"/>
    <w:rsid w:val="004F372A"/>
    <w:rsid w:val="004F37CF"/>
    <w:rsid w:val="004F493C"/>
    <w:rsid w:val="004F530A"/>
    <w:rsid w:val="004F530C"/>
    <w:rsid w:val="004F5378"/>
    <w:rsid w:val="004F6568"/>
    <w:rsid w:val="00500F65"/>
    <w:rsid w:val="00501736"/>
    <w:rsid w:val="00502B80"/>
    <w:rsid w:val="00503F9B"/>
    <w:rsid w:val="00504768"/>
    <w:rsid w:val="005051A3"/>
    <w:rsid w:val="0050564A"/>
    <w:rsid w:val="00506A17"/>
    <w:rsid w:val="00507CBB"/>
    <w:rsid w:val="00511F3F"/>
    <w:rsid w:val="00512ED6"/>
    <w:rsid w:val="005143DD"/>
    <w:rsid w:val="005145E0"/>
    <w:rsid w:val="0051471A"/>
    <w:rsid w:val="00515008"/>
    <w:rsid w:val="00515889"/>
    <w:rsid w:val="00516EFB"/>
    <w:rsid w:val="00520095"/>
    <w:rsid w:val="0052017E"/>
    <w:rsid w:val="00521383"/>
    <w:rsid w:val="00521BF1"/>
    <w:rsid w:val="00523EFE"/>
    <w:rsid w:val="00524164"/>
    <w:rsid w:val="0052477D"/>
    <w:rsid w:val="00527058"/>
    <w:rsid w:val="005270C1"/>
    <w:rsid w:val="0052785D"/>
    <w:rsid w:val="00530CFC"/>
    <w:rsid w:val="00530DEF"/>
    <w:rsid w:val="00531B1A"/>
    <w:rsid w:val="00531C16"/>
    <w:rsid w:val="005324E1"/>
    <w:rsid w:val="005332EC"/>
    <w:rsid w:val="00534C9D"/>
    <w:rsid w:val="0053603E"/>
    <w:rsid w:val="00536439"/>
    <w:rsid w:val="00536A3D"/>
    <w:rsid w:val="00536A8B"/>
    <w:rsid w:val="00541D42"/>
    <w:rsid w:val="005430B6"/>
    <w:rsid w:val="0054444E"/>
    <w:rsid w:val="00544C01"/>
    <w:rsid w:val="00545ACA"/>
    <w:rsid w:val="00545B1B"/>
    <w:rsid w:val="005466A0"/>
    <w:rsid w:val="00546BAF"/>
    <w:rsid w:val="005500FB"/>
    <w:rsid w:val="005508A5"/>
    <w:rsid w:val="00550AE0"/>
    <w:rsid w:val="005519A9"/>
    <w:rsid w:val="00552045"/>
    <w:rsid w:val="00552297"/>
    <w:rsid w:val="005524D7"/>
    <w:rsid w:val="00552641"/>
    <w:rsid w:val="005529C9"/>
    <w:rsid w:val="00552BF7"/>
    <w:rsid w:val="00552C4C"/>
    <w:rsid w:val="005530C8"/>
    <w:rsid w:val="00553936"/>
    <w:rsid w:val="00553CD6"/>
    <w:rsid w:val="00555B48"/>
    <w:rsid w:val="00556A09"/>
    <w:rsid w:val="00556F82"/>
    <w:rsid w:val="00557702"/>
    <w:rsid w:val="00560251"/>
    <w:rsid w:val="00560C6A"/>
    <w:rsid w:val="0056133C"/>
    <w:rsid w:val="0056189D"/>
    <w:rsid w:val="005637A1"/>
    <w:rsid w:val="00563831"/>
    <w:rsid w:val="00564231"/>
    <w:rsid w:val="00564376"/>
    <w:rsid w:val="0056466A"/>
    <w:rsid w:val="0056484A"/>
    <w:rsid w:val="0056561D"/>
    <w:rsid w:val="00565A7F"/>
    <w:rsid w:val="00566FB6"/>
    <w:rsid w:val="00567150"/>
    <w:rsid w:val="00567421"/>
    <w:rsid w:val="00567CB9"/>
    <w:rsid w:val="00570276"/>
    <w:rsid w:val="00570A19"/>
    <w:rsid w:val="00573086"/>
    <w:rsid w:val="00573414"/>
    <w:rsid w:val="00574CF9"/>
    <w:rsid w:val="00574E9E"/>
    <w:rsid w:val="00575319"/>
    <w:rsid w:val="00575FC7"/>
    <w:rsid w:val="005769B2"/>
    <w:rsid w:val="005772A5"/>
    <w:rsid w:val="0058381D"/>
    <w:rsid w:val="00584127"/>
    <w:rsid w:val="005846EF"/>
    <w:rsid w:val="00585EDB"/>
    <w:rsid w:val="005860D8"/>
    <w:rsid w:val="00586785"/>
    <w:rsid w:val="00587AA2"/>
    <w:rsid w:val="00587FC9"/>
    <w:rsid w:val="00590CB5"/>
    <w:rsid w:val="00591548"/>
    <w:rsid w:val="005923B7"/>
    <w:rsid w:val="00592D29"/>
    <w:rsid w:val="00592DC3"/>
    <w:rsid w:val="00593197"/>
    <w:rsid w:val="005931B2"/>
    <w:rsid w:val="00593992"/>
    <w:rsid w:val="00594913"/>
    <w:rsid w:val="0059679D"/>
    <w:rsid w:val="00596CDD"/>
    <w:rsid w:val="005A0112"/>
    <w:rsid w:val="005A0A17"/>
    <w:rsid w:val="005A194C"/>
    <w:rsid w:val="005A1F6F"/>
    <w:rsid w:val="005A1F78"/>
    <w:rsid w:val="005A43E6"/>
    <w:rsid w:val="005A44BF"/>
    <w:rsid w:val="005A5749"/>
    <w:rsid w:val="005B040F"/>
    <w:rsid w:val="005B0E69"/>
    <w:rsid w:val="005B1549"/>
    <w:rsid w:val="005B20CC"/>
    <w:rsid w:val="005B2B59"/>
    <w:rsid w:val="005B451E"/>
    <w:rsid w:val="005B4BDF"/>
    <w:rsid w:val="005B57FC"/>
    <w:rsid w:val="005B5BAF"/>
    <w:rsid w:val="005B5E27"/>
    <w:rsid w:val="005B6545"/>
    <w:rsid w:val="005B6783"/>
    <w:rsid w:val="005B6C09"/>
    <w:rsid w:val="005C0659"/>
    <w:rsid w:val="005C0CFB"/>
    <w:rsid w:val="005C0DBF"/>
    <w:rsid w:val="005C1119"/>
    <w:rsid w:val="005C1C40"/>
    <w:rsid w:val="005C2901"/>
    <w:rsid w:val="005C2DAF"/>
    <w:rsid w:val="005C2EE1"/>
    <w:rsid w:val="005C34C7"/>
    <w:rsid w:val="005C35AC"/>
    <w:rsid w:val="005C396F"/>
    <w:rsid w:val="005C56B3"/>
    <w:rsid w:val="005C5C76"/>
    <w:rsid w:val="005C7FF1"/>
    <w:rsid w:val="005D00B3"/>
    <w:rsid w:val="005D10A0"/>
    <w:rsid w:val="005D38EA"/>
    <w:rsid w:val="005D411C"/>
    <w:rsid w:val="005D422A"/>
    <w:rsid w:val="005D430D"/>
    <w:rsid w:val="005D49B7"/>
    <w:rsid w:val="005D4D78"/>
    <w:rsid w:val="005D4FF7"/>
    <w:rsid w:val="005D576E"/>
    <w:rsid w:val="005D7A20"/>
    <w:rsid w:val="005D7CA9"/>
    <w:rsid w:val="005E0C0F"/>
    <w:rsid w:val="005E11D3"/>
    <w:rsid w:val="005E1926"/>
    <w:rsid w:val="005E2089"/>
    <w:rsid w:val="005E331A"/>
    <w:rsid w:val="005E4001"/>
    <w:rsid w:val="005E795D"/>
    <w:rsid w:val="005F1EF7"/>
    <w:rsid w:val="005F3613"/>
    <w:rsid w:val="005F4920"/>
    <w:rsid w:val="005F55F5"/>
    <w:rsid w:val="005F5ED1"/>
    <w:rsid w:val="005F6F97"/>
    <w:rsid w:val="005F7120"/>
    <w:rsid w:val="006024D9"/>
    <w:rsid w:val="006025EF"/>
    <w:rsid w:val="0060306D"/>
    <w:rsid w:val="00603811"/>
    <w:rsid w:val="0060432E"/>
    <w:rsid w:val="006053B8"/>
    <w:rsid w:val="00605484"/>
    <w:rsid w:val="00605632"/>
    <w:rsid w:val="00605DC1"/>
    <w:rsid w:val="00607D59"/>
    <w:rsid w:val="00610137"/>
    <w:rsid w:val="00610765"/>
    <w:rsid w:val="00610AB9"/>
    <w:rsid w:val="00611451"/>
    <w:rsid w:val="006127CB"/>
    <w:rsid w:val="00613967"/>
    <w:rsid w:val="006140CB"/>
    <w:rsid w:val="00614840"/>
    <w:rsid w:val="00615032"/>
    <w:rsid w:val="006169BA"/>
    <w:rsid w:val="006172F3"/>
    <w:rsid w:val="00620EFE"/>
    <w:rsid w:val="00621752"/>
    <w:rsid w:val="00621CB6"/>
    <w:rsid w:val="00621EF0"/>
    <w:rsid w:val="0062281F"/>
    <w:rsid w:val="00622944"/>
    <w:rsid w:val="00624980"/>
    <w:rsid w:val="006251B3"/>
    <w:rsid w:val="006256F0"/>
    <w:rsid w:val="006267DE"/>
    <w:rsid w:val="00626E37"/>
    <w:rsid w:val="0063155D"/>
    <w:rsid w:val="00631760"/>
    <w:rsid w:val="00631970"/>
    <w:rsid w:val="00631A40"/>
    <w:rsid w:val="00632508"/>
    <w:rsid w:val="00633D82"/>
    <w:rsid w:val="00633F3E"/>
    <w:rsid w:val="0063789F"/>
    <w:rsid w:val="00637AF2"/>
    <w:rsid w:val="00640035"/>
    <w:rsid w:val="00640052"/>
    <w:rsid w:val="00644102"/>
    <w:rsid w:val="00644767"/>
    <w:rsid w:val="00645B90"/>
    <w:rsid w:val="00646599"/>
    <w:rsid w:val="00646E1A"/>
    <w:rsid w:val="00646E7D"/>
    <w:rsid w:val="00647305"/>
    <w:rsid w:val="0064746E"/>
    <w:rsid w:val="00647821"/>
    <w:rsid w:val="00651BAB"/>
    <w:rsid w:val="00654589"/>
    <w:rsid w:val="00654816"/>
    <w:rsid w:val="00654E94"/>
    <w:rsid w:val="00655B20"/>
    <w:rsid w:val="00655BEB"/>
    <w:rsid w:val="00656532"/>
    <w:rsid w:val="0065687B"/>
    <w:rsid w:val="00661000"/>
    <w:rsid w:val="006619D4"/>
    <w:rsid w:val="00662454"/>
    <w:rsid w:val="006631A1"/>
    <w:rsid w:val="00663AAE"/>
    <w:rsid w:val="00664386"/>
    <w:rsid w:val="00665739"/>
    <w:rsid w:val="00665817"/>
    <w:rsid w:val="006678C0"/>
    <w:rsid w:val="0067151B"/>
    <w:rsid w:val="006718CF"/>
    <w:rsid w:val="00671BA0"/>
    <w:rsid w:val="00672F11"/>
    <w:rsid w:val="00673093"/>
    <w:rsid w:val="0067323C"/>
    <w:rsid w:val="00676AC5"/>
    <w:rsid w:val="006773ED"/>
    <w:rsid w:val="00677713"/>
    <w:rsid w:val="00677B86"/>
    <w:rsid w:val="00680769"/>
    <w:rsid w:val="00680D6E"/>
    <w:rsid w:val="00681550"/>
    <w:rsid w:val="00681F9B"/>
    <w:rsid w:val="006820C2"/>
    <w:rsid w:val="006825A8"/>
    <w:rsid w:val="00683ECF"/>
    <w:rsid w:val="0068671A"/>
    <w:rsid w:val="0068749F"/>
    <w:rsid w:val="006901F5"/>
    <w:rsid w:val="00691E2D"/>
    <w:rsid w:val="00692454"/>
    <w:rsid w:val="00692F7D"/>
    <w:rsid w:val="006939C7"/>
    <w:rsid w:val="00693CA7"/>
    <w:rsid w:val="00693E76"/>
    <w:rsid w:val="006945A3"/>
    <w:rsid w:val="006945DA"/>
    <w:rsid w:val="00695189"/>
    <w:rsid w:val="00695AC2"/>
    <w:rsid w:val="0069741F"/>
    <w:rsid w:val="006A0711"/>
    <w:rsid w:val="006A1294"/>
    <w:rsid w:val="006A2374"/>
    <w:rsid w:val="006A4035"/>
    <w:rsid w:val="006A40FF"/>
    <w:rsid w:val="006A41D5"/>
    <w:rsid w:val="006A4DCA"/>
    <w:rsid w:val="006A64F1"/>
    <w:rsid w:val="006A6AD5"/>
    <w:rsid w:val="006B170C"/>
    <w:rsid w:val="006B1B44"/>
    <w:rsid w:val="006B20B9"/>
    <w:rsid w:val="006B31FC"/>
    <w:rsid w:val="006B3C91"/>
    <w:rsid w:val="006B41A4"/>
    <w:rsid w:val="006B4AFB"/>
    <w:rsid w:val="006B4D4B"/>
    <w:rsid w:val="006B5C8C"/>
    <w:rsid w:val="006B6057"/>
    <w:rsid w:val="006B6429"/>
    <w:rsid w:val="006B699A"/>
    <w:rsid w:val="006B75AE"/>
    <w:rsid w:val="006C0F0C"/>
    <w:rsid w:val="006C1170"/>
    <w:rsid w:val="006C2364"/>
    <w:rsid w:val="006C25FC"/>
    <w:rsid w:val="006C2784"/>
    <w:rsid w:val="006C27A9"/>
    <w:rsid w:val="006C2C66"/>
    <w:rsid w:val="006C3B26"/>
    <w:rsid w:val="006C4CA8"/>
    <w:rsid w:val="006C5106"/>
    <w:rsid w:val="006C622F"/>
    <w:rsid w:val="006C7ADB"/>
    <w:rsid w:val="006C7AF0"/>
    <w:rsid w:val="006C7CC5"/>
    <w:rsid w:val="006C7F84"/>
    <w:rsid w:val="006D0277"/>
    <w:rsid w:val="006D068D"/>
    <w:rsid w:val="006D0BEC"/>
    <w:rsid w:val="006D20B5"/>
    <w:rsid w:val="006D247D"/>
    <w:rsid w:val="006D266B"/>
    <w:rsid w:val="006D5173"/>
    <w:rsid w:val="006D52BF"/>
    <w:rsid w:val="006D5D3E"/>
    <w:rsid w:val="006D6484"/>
    <w:rsid w:val="006D6847"/>
    <w:rsid w:val="006D7652"/>
    <w:rsid w:val="006D7673"/>
    <w:rsid w:val="006E0BDC"/>
    <w:rsid w:val="006E111B"/>
    <w:rsid w:val="006E111F"/>
    <w:rsid w:val="006E1387"/>
    <w:rsid w:val="006E1C56"/>
    <w:rsid w:val="006E2022"/>
    <w:rsid w:val="006E25D7"/>
    <w:rsid w:val="006E321E"/>
    <w:rsid w:val="006E3895"/>
    <w:rsid w:val="006E5065"/>
    <w:rsid w:val="006E514D"/>
    <w:rsid w:val="006E6238"/>
    <w:rsid w:val="006E6BAB"/>
    <w:rsid w:val="006E73E7"/>
    <w:rsid w:val="006E787F"/>
    <w:rsid w:val="006F0499"/>
    <w:rsid w:val="006F103D"/>
    <w:rsid w:val="006F15F2"/>
    <w:rsid w:val="006F1652"/>
    <w:rsid w:val="006F1C7E"/>
    <w:rsid w:val="006F262A"/>
    <w:rsid w:val="006F3235"/>
    <w:rsid w:val="006F3801"/>
    <w:rsid w:val="006F3F6E"/>
    <w:rsid w:val="006F4680"/>
    <w:rsid w:val="006F4C50"/>
    <w:rsid w:val="006F587A"/>
    <w:rsid w:val="006F6344"/>
    <w:rsid w:val="006F6BCF"/>
    <w:rsid w:val="00701F74"/>
    <w:rsid w:val="00702572"/>
    <w:rsid w:val="00702B46"/>
    <w:rsid w:val="00702C79"/>
    <w:rsid w:val="00703C4B"/>
    <w:rsid w:val="00703CE3"/>
    <w:rsid w:val="00707801"/>
    <w:rsid w:val="00710D3F"/>
    <w:rsid w:val="00711072"/>
    <w:rsid w:val="00711376"/>
    <w:rsid w:val="007117D6"/>
    <w:rsid w:val="00712127"/>
    <w:rsid w:val="007121DA"/>
    <w:rsid w:val="007125A3"/>
    <w:rsid w:val="0071288D"/>
    <w:rsid w:val="007146E6"/>
    <w:rsid w:val="007157F4"/>
    <w:rsid w:val="00715A92"/>
    <w:rsid w:val="0071704E"/>
    <w:rsid w:val="00717515"/>
    <w:rsid w:val="00717A53"/>
    <w:rsid w:val="00717FBC"/>
    <w:rsid w:val="0072108E"/>
    <w:rsid w:val="007256F6"/>
    <w:rsid w:val="00725B83"/>
    <w:rsid w:val="007262C1"/>
    <w:rsid w:val="00726978"/>
    <w:rsid w:val="00726A70"/>
    <w:rsid w:val="00727682"/>
    <w:rsid w:val="0073112B"/>
    <w:rsid w:val="007313BE"/>
    <w:rsid w:val="007335CE"/>
    <w:rsid w:val="007347B4"/>
    <w:rsid w:val="00735366"/>
    <w:rsid w:val="007359CF"/>
    <w:rsid w:val="0073647D"/>
    <w:rsid w:val="007366F6"/>
    <w:rsid w:val="0073731A"/>
    <w:rsid w:val="0073790D"/>
    <w:rsid w:val="00740EAA"/>
    <w:rsid w:val="007421BB"/>
    <w:rsid w:val="007427CA"/>
    <w:rsid w:val="0074391D"/>
    <w:rsid w:val="00743B01"/>
    <w:rsid w:val="007445A7"/>
    <w:rsid w:val="007445AA"/>
    <w:rsid w:val="0074466D"/>
    <w:rsid w:val="0074512C"/>
    <w:rsid w:val="00745CC5"/>
    <w:rsid w:val="0075087C"/>
    <w:rsid w:val="0075279F"/>
    <w:rsid w:val="00753183"/>
    <w:rsid w:val="00755124"/>
    <w:rsid w:val="007552DB"/>
    <w:rsid w:val="00755366"/>
    <w:rsid w:val="0075678E"/>
    <w:rsid w:val="00757B16"/>
    <w:rsid w:val="00760940"/>
    <w:rsid w:val="00763272"/>
    <w:rsid w:val="007634B2"/>
    <w:rsid w:val="00763502"/>
    <w:rsid w:val="00764724"/>
    <w:rsid w:val="00764C45"/>
    <w:rsid w:val="00765454"/>
    <w:rsid w:val="00765E5F"/>
    <w:rsid w:val="00767273"/>
    <w:rsid w:val="007675AB"/>
    <w:rsid w:val="007675E9"/>
    <w:rsid w:val="007678AA"/>
    <w:rsid w:val="0077035E"/>
    <w:rsid w:val="007704E5"/>
    <w:rsid w:val="0077082D"/>
    <w:rsid w:val="00770A0E"/>
    <w:rsid w:val="00772A79"/>
    <w:rsid w:val="00773633"/>
    <w:rsid w:val="007738AF"/>
    <w:rsid w:val="007747F3"/>
    <w:rsid w:val="0077490E"/>
    <w:rsid w:val="00780852"/>
    <w:rsid w:val="007840CD"/>
    <w:rsid w:val="00785038"/>
    <w:rsid w:val="00785D86"/>
    <w:rsid w:val="00786DD8"/>
    <w:rsid w:val="00787222"/>
    <w:rsid w:val="00787D82"/>
    <w:rsid w:val="00787E1C"/>
    <w:rsid w:val="00791FD3"/>
    <w:rsid w:val="00792789"/>
    <w:rsid w:val="007928D5"/>
    <w:rsid w:val="00792ACA"/>
    <w:rsid w:val="00792BBD"/>
    <w:rsid w:val="00793E70"/>
    <w:rsid w:val="00795938"/>
    <w:rsid w:val="00796418"/>
    <w:rsid w:val="007964D2"/>
    <w:rsid w:val="0079712D"/>
    <w:rsid w:val="007A1D73"/>
    <w:rsid w:val="007A3326"/>
    <w:rsid w:val="007A4720"/>
    <w:rsid w:val="007A56D9"/>
    <w:rsid w:val="007B0430"/>
    <w:rsid w:val="007B066F"/>
    <w:rsid w:val="007B0C2B"/>
    <w:rsid w:val="007B0D4A"/>
    <w:rsid w:val="007B0F3D"/>
    <w:rsid w:val="007B14DB"/>
    <w:rsid w:val="007B1564"/>
    <w:rsid w:val="007B2379"/>
    <w:rsid w:val="007B2847"/>
    <w:rsid w:val="007B29AF"/>
    <w:rsid w:val="007B31D0"/>
    <w:rsid w:val="007B358F"/>
    <w:rsid w:val="007B42FA"/>
    <w:rsid w:val="007B459E"/>
    <w:rsid w:val="007B4E50"/>
    <w:rsid w:val="007B6034"/>
    <w:rsid w:val="007C0819"/>
    <w:rsid w:val="007C1A5A"/>
    <w:rsid w:val="007C37F9"/>
    <w:rsid w:val="007C38C4"/>
    <w:rsid w:val="007C3963"/>
    <w:rsid w:val="007C39CD"/>
    <w:rsid w:val="007C518A"/>
    <w:rsid w:val="007C56DA"/>
    <w:rsid w:val="007C5A44"/>
    <w:rsid w:val="007C5BBD"/>
    <w:rsid w:val="007C6010"/>
    <w:rsid w:val="007C64A4"/>
    <w:rsid w:val="007C7975"/>
    <w:rsid w:val="007D13C6"/>
    <w:rsid w:val="007D144A"/>
    <w:rsid w:val="007D1EA1"/>
    <w:rsid w:val="007D2433"/>
    <w:rsid w:val="007D30F2"/>
    <w:rsid w:val="007D31A5"/>
    <w:rsid w:val="007D3449"/>
    <w:rsid w:val="007D4066"/>
    <w:rsid w:val="007D4BC8"/>
    <w:rsid w:val="007D55ED"/>
    <w:rsid w:val="007D573A"/>
    <w:rsid w:val="007D6FBF"/>
    <w:rsid w:val="007E1F64"/>
    <w:rsid w:val="007E2BE5"/>
    <w:rsid w:val="007E4104"/>
    <w:rsid w:val="007E4DBE"/>
    <w:rsid w:val="007E5124"/>
    <w:rsid w:val="007E5A09"/>
    <w:rsid w:val="007E7764"/>
    <w:rsid w:val="007E79AE"/>
    <w:rsid w:val="007F0E8F"/>
    <w:rsid w:val="007F16D2"/>
    <w:rsid w:val="007F2506"/>
    <w:rsid w:val="007F2D18"/>
    <w:rsid w:val="007F2FCA"/>
    <w:rsid w:val="007F34A2"/>
    <w:rsid w:val="007F677F"/>
    <w:rsid w:val="007F7682"/>
    <w:rsid w:val="008013C4"/>
    <w:rsid w:val="00801EDB"/>
    <w:rsid w:val="00803175"/>
    <w:rsid w:val="00803DE4"/>
    <w:rsid w:val="00806B48"/>
    <w:rsid w:val="008071D6"/>
    <w:rsid w:val="008072C5"/>
    <w:rsid w:val="008075E1"/>
    <w:rsid w:val="00807A10"/>
    <w:rsid w:val="00807FCA"/>
    <w:rsid w:val="00810868"/>
    <w:rsid w:val="00810FB1"/>
    <w:rsid w:val="008114EB"/>
    <w:rsid w:val="008127D8"/>
    <w:rsid w:val="0081332E"/>
    <w:rsid w:val="00813EF1"/>
    <w:rsid w:val="00813F01"/>
    <w:rsid w:val="00814D1A"/>
    <w:rsid w:val="00814ECA"/>
    <w:rsid w:val="00815ED6"/>
    <w:rsid w:val="00816D3C"/>
    <w:rsid w:val="00816EF7"/>
    <w:rsid w:val="00817A3F"/>
    <w:rsid w:val="00817C98"/>
    <w:rsid w:val="0082127A"/>
    <w:rsid w:val="00821A39"/>
    <w:rsid w:val="00822D0B"/>
    <w:rsid w:val="00824C5C"/>
    <w:rsid w:val="00825A19"/>
    <w:rsid w:val="008269F7"/>
    <w:rsid w:val="008275E5"/>
    <w:rsid w:val="00827F89"/>
    <w:rsid w:val="008301ED"/>
    <w:rsid w:val="00830333"/>
    <w:rsid w:val="00830481"/>
    <w:rsid w:val="00830888"/>
    <w:rsid w:val="0083170A"/>
    <w:rsid w:val="00832A0B"/>
    <w:rsid w:val="00832CB4"/>
    <w:rsid w:val="008333F2"/>
    <w:rsid w:val="00833DDA"/>
    <w:rsid w:val="00834730"/>
    <w:rsid w:val="008348AA"/>
    <w:rsid w:val="00834EEB"/>
    <w:rsid w:val="00834FBA"/>
    <w:rsid w:val="00835C99"/>
    <w:rsid w:val="00836558"/>
    <w:rsid w:val="008375B5"/>
    <w:rsid w:val="00837C79"/>
    <w:rsid w:val="00837FAF"/>
    <w:rsid w:val="008413B2"/>
    <w:rsid w:val="008426A8"/>
    <w:rsid w:val="0084426E"/>
    <w:rsid w:val="0084615E"/>
    <w:rsid w:val="00846243"/>
    <w:rsid w:val="0084700B"/>
    <w:rsid w:val="00847144"/>
    <w:rsid w:val="008472BE"/>
    <w:rsid w:val="00850513"/>
    <w:rsid w:val="0085063C"/>
    <w:rsid w:val="00851DDE"/>
    <w:rsid w:val="00852488"/>
    <w:rsid w:val="00852C7E"/>
    <w:rsid w:val="00852E25"/>
    <w:rsid w:val="0085318E"/>
    <w:rsid w:val="00853339"/>
    <w:rsid w:val="00853F44"/>
    <w:rsid w:val="008544C0"/>
    <w:rsid w:val="00856916"/>
    <w:rsid w:val="008573DA"/>
    <w:rsid w:val="0085788C"/>
    <w:rsid w:val="0086023F"/>
    <w:rsid w:val="00860596"/>
    <w:rsid w:val="00860ADB"/>
    <w:rsid w:val="00860B26"/>
    <w:rsid w:val="00861092"/>
    <w:rsid w:val="00861727"/>
    <w:rsid w:val="0086195C"/>
    <w:rsid w:val="008629B1"/>
    <w:rsid w:val="00862B09"/>
    <w:rsid w:val="008638DC"/>
    <w:rsid w:val="008639A6"/>
    <w:rsid w:val="00864FCA"/>
    <w:rsid w:val="00865160"/>
    <w:rsid w:val="008653ED"/>
    <w:rsid w:val="0086614B"/>
    <w:rsid w:val="0086697C"/>
    <w:rsid w:val="0086704D"/>
    <w:rsid w:val="00867635"/>
    <w:rsid w:val="00867F61"/>
    <w:rsid w:val="00870C78"/>
    <w:rsid w:val="00870E39"/>
    <w:rsid w:val="008723C7"/>
    <w:rsid w:val="00873777"/>
    <w:rsid w:val="008737D7"/>
    <w:rsid w:val="00875100"/>
    <w:rsid w:val="008757A3"/>
    <w:rsid w:val="0088017D"/>
    <w:rsid w:val="0088064A"/>
    <w:rsid w:val="0088214E"/>
    <w:rsid w:val="00882551"/>
    <w:rsid w:val="00882DB4"/>
    <w:rsid w:val="0088313A"/>
    <w:rsid w:val="008832F0"/>
    <w:rsid w:val="008835E4"/>
    <w:rsid w:val="00883BD3"/>
    <w:rsid w:val="00884477"/>
    <w:rsid w:val="00884684"/>
    <w:rsid w:val="00884A65"/>
    <w:rsid w:val="00885314"/>
    <w:rsid w:val="00885712"/>
    <w:rsid w:val="00887E92"/>
    <w:rsid w:val="00887FB4"/>
    <w:rsid w:val="00890361"/>
    <w:rsid w:val="008905B9"/>
    <w:rsid w:val="00891BE7"/>
    <w:rsid w:val="00892048"/>
    <w:rsid w:val="00892061"/>
    <w:rsid w:val="0089289B"/>
    <w:rsid w:val="00895029"/>
    <w:rsid w:val="00895111"/>
    <w:rsid w:val="008965B7"/>
    <w:rsid w:val="00896DEE"/>
    <w:rsid w:val="008A02E7"/>
    <w:rsid w:val="008A061B"/>
    <w:rsid w:val="008A0E59"/>
    <w:rsid w:val="008A3423"/>
    <w:rsid w:val="008A377C"/>
    <w:rsid w:val="008A4397"/>
    <w:rsid w:val="008A45D5"/>
    <w:rsid w:val="008A5C86"/>
    <w:rsid w:val="008A6321"/>
    <w:rsid w:val="008B1182"/>
    <w:rsid w:val="008B4087"/>
    <w:rsid w:val="008B504B"/>
    <w:rsid w:val="008B5564"/>
    <w:rsid w:val="008B6277"/>
    <w:rsid w:val="008B666F"/>
    <w:rsid w:val="008C047D"/>
    <w:rsid w:val="008C04BE"/>
    <w:rsid w:val="008C0770"/>
    <w:rsid w:val="008C1161"/>
    <w:rsid w:val="008C13AF"/>
    <w:rsid w:val="008C26FC"/>
    <w:rsid w:val="008C30B0"/>
    <w:rsid w:val="008C3A70"/>
    <w:rsid w:val="008C3D14"/>
    <w:rsid w:val="008C479A"/>
    <w:rsid w:val="008C4D61"/>
    <w:rsid w:val="008C5803"/>
    <w:rsid w:val="008C6542"/>
    <w:rsid w:val="008D04A2"/>
    <w:rsid w:val="008D0B43"/>
    <w:rsid w:val="008D1E0B"/>
    <w:rsid w:val="008D2E59"/>
    <w:rsid w:val="008D340E"/>
    <w:rsid w:val="008D36AE"/>
    <w:rsid w:val="008D3715"/>
    <w:rsid w:val="008D4308"/>
    <w:rsid w:val="008D4D36"/>
    <w:rsid w:val="008D57B4"/>
    <w:rsid w:val="008D6021"/>
    <w:rsid w:val="008D67E2"/>
    <w:rsid w:val="008D7533"/>
    <w:rsid w:val="008D77DE"/>
    <w:rsid w:val="008E00FE"/>
    <w:rsid w:val="008E034D"/>
    <w:rsid w:val="008E0D22"/>
    <w:rsid w:val="008E11CD"/>
    <w:rsid w:val="008E1751"/>
    <w:rsid w:val="008E1FA4"/>
    <w:rsid w:val="008E1FE5"/>
    <w:rsid w:val="008E2592"/>
    <w:rsid w:val="008E2677"/>
    <w:rsid w:val="008E3F73"/>
    <w:rsid w:val="008E504D"/>
    <w:rsid w:val="008E5468"/>
    <w:rsid w:val="008E555B"/>
    <w:rsid w:val="008E5B3F"/>
    <w:rsid w:val="008E6C9E"/>
    <w:rsid w:val="008E742D"/>
    <w:rsid w:val="008E766A"/>
    <w:rsid w:val="008E7B77"/>
    <w:rsid w:val="008E7F21"/>
    <w:rsid w:val="008F0019"/>
    <w:rsid w:val="008F3220"/>
    <w:rsid w:val="008F4319"/>
    <w:rsid w:val="008F5968"/>
    <w:rsid w:val="008F5BB0"/>
    <w:rsid w:val="008F6778"/>
    <w:rsid w:val="008F7488"/>
    <w:rsid w:val="00900683"/>
    <w:rsid w:val="009009DF"/>
    <w:rsid w:val="0090168C"/>
    <w:rsid w:val="00901861"/>
    <w:rsid w:val="00903373"/>
    <w:rsid w:val="00903F8F"/>
    <w:rsid w:val="00904492"/>
    <w:rsid w:val="00904B28"/>
    <w:rsid w:val="00904BAF"/>
    <w:rsid w:val="009061C5"/>
    <w:rsid w:val="00906BB2"/>
    <w:rsid w:val="00907430"/>
    <w:rsid w:val="0090783A"/>
    <w:rsid w:val="0091034D"/>
    <w:rsid w:val="009106D6"/>
    <w:rsid w:val="00910DE1"/>
    <w:rsid w:val="0091127F"/>
    <w:rsid w:val="00911619"/>
    <w:rsid w:val="009119C6"/>
    <w:rsid w:val="009128CA"/>
    <w:rsid w:val="00913649"/>
    <w:rsid w:val="00914410"/>
    <w:rsid w:val="0091532A"/>
    <w:rsid w:val="0091587E"/>
    <w:rsid w:val="00915FF7"/>
    <w:rsid w:val="00917A97"/>
    <w:rsid w:val="00920175"/>
    <w:rsid w:val="009202CD"/>
    <w:rsid w:val="00921BB1"/>
    <w:rsid w:val="009222EF"/>
    <w:rsid w:val="00922C8A"/>
    <w:rsid w:val="00922FE8"/>
    <w:rsid w:val="009234FB"/>
    <w:rsid w:val="00924896"/>
    <w:rsid w:val="00924E4F"/>
    <w:rsid w:val="00926A68"/>
    <w:rsid w:val="00926F4C"/>
    <w:rsid w:val="00927246"/>
    <w:rsid w:val="00927474"/>
    <w:rsid w:val="00930618"/>
    <w:rsid w:val="00930AA3"/>
    <w:rsid w:val="00930F0B"/>
    <w:rsid w:val="009317B8"/>
    <w:rsid w:val="009325EA"/>
    <w:rsid w:val="0093335C"/>
    <w:rsid w:val="0093389A"/>
    <w:rsid w:val="00934745"/>
    <w:rsid w:val="00934E49"/>
    <w:rsid w:val="00935A21"/>
    <w:rsid w:val="00937A33"/>
    <w:rsid w:val="009409FD"/>
    <w:rsid w:val="00941042"/>
    <w:rsid w:val="009411F6"/>
    <w:rsid w:val="0094218C"/>
    <w:rsid w:val="00942369"/>
    <w:rsid w:val="00942D41"/>
    <w:rsid w:val="00942E7A"/>
    <w:rsid w:val="009432BB"/>
    <w:rsid w:val="009435C6"/>
    <w:rsid w:val="00944E56"/>
    <w:rsid w:val="00945353"/>
    <w:rsid w:val="0094654C"/>
    <w:rsid w:val="009469F7"/>
    <w:rsid w:val="0094760F"/>
    <w:rsid w:val="00947FB6"/>
    <w:rsid w:val="00950038"/>
    <w:rsid w:val="00950524"/>
    <w:rsid w:val="00950D19"/>
    <w:rsid w:val="00951CA8"/>
    <w:rsid w:val="00951F48"/>
    <w:rsid w:val="00952972"/>
    <w:rsid w:val="00952CAD"/>
    <w:rsid w:val="00953352"/>
    <w:rsid w:val="0095608D"/>
    <w:rsid w:val="009564C9"/>
    <w:rsid w:val="00956527"/>
    <w:rsid w:val="0095668F"/>
    <w:rsid w:val="00961429"/>
    <w:rsid w:val="00961E57"/>
    <w:rsid w:val="00963941"/>
    <w:rsid w:val="00963B36"/>
    <w:rsid w:val="009647F0"/>
    <w:rsid w:val="00964832"/>
    <w:rsid w:val="00964F79"/>
    <w:rsid w:val="0096626D"/>
    <w:rsid w:val="00967770"/>
    <w:rsid w:val="009678E3"/>
    <w:rsid w:val="0096791E"/>
    <w:rsid w:val="00970C7F"/>
    <w:rsid w:val="009711A6"/>
    <w:rsid w:val="00971A4B"/>
    <w:rsid w:val="009741A3"/>
    <w:rsid w:val="009747AC"/>
    <w:rsid w:val="00974B22"/>
    <w:rsid w:val="009760C7"/>
    <w:rsid w:val="00976499"/>
    <w:rsid w:val="0097764C"/>
    <w:rsid w:val="00977B91"/>
    <w:rsid w:val="009805E2"/>
    <w:rsid w:val="00980E01"/>
    <w:rsid w:val="0098123B"/>
    <w:rsid w:val="009820CD"/>
    <w:rsid w:val="009822BC"/>
    <w:rsid w:val="00982388"/>
    <w:rsid w:val="00982995"/>
    <w:rsid w:val="00983713"/>
    <w:rsid w:val="0098469A"/>
    <w:rsid w:val="0098710D"/>
    <w:rsid w:val="00987312"/>
    <w:rsid w:val="009873F3"/>
    <w:rsid w:val="00990562"/>
    <w:rsid w:val="00990A7E"/>
    <w:rsid w:val="00992B22"/>
    <w:rsid w:val="009939C3"/>
    <w:rsid w:val="009952E3"/>
    <w:rsid w:val="00995794"/>
    <w:rsid w:val="009958E1"/>
    <w:rsid w:val="00996AA9"/>
    <w:rsid w:val="0099724C"/>
    <w:rsid w:val="009A07B1"/>
    <w:rsid w:val="009A0E02"/>
    <w:rsid w:val="009A350A"/>
    <w:rsid w:val="009A4FD9"/>
    <w:rsid w:val="009A5521"/>
    <w:rsid w:val="009A5581"/>
    <w:rsid w:val="009A6C48"/>
    <w:rsid w:val="009A6DBB"/>
    <w:rsid w:val="009A73BF"/>
    <w:rsid w:val="009A7622"/>
    <w:rsid w:val="009B01DC"/>
    <w:rsid w:val="009B0452"/>
    <w:rsid w:val="009B083E"/>
    <w:rsid w:val="009B133D"/>
    <w:rsid w:val="009B3B64"/>
    <w:rsid w:val="009B4392"/>
    <w:rsid w:val="009B4964"/>
    <w:rsid w:val="009B5A67"/>
    <w:rsid w:val="009B6CD3"/>
    <w:rsid w:val="009C0C93"/>
    <w:rsid w:val="009C1EDF"/>
    <w:rsid w:val="009C2391"/>
    <w:rsid w:val="009C3EAF"/>
    <w:rsid w:val="009C4493"/>
    <w:rsid w:val="009C5502"/>
    <w:rsid w:val="009C6393"/>
    <w:rsid w:val="009C6D2C"/>
    <w:rsid w:val="009C714A"/>
    <w:rsid w:val="009D07A7"/>
    <w:rsid w:val="009D0F7A"/>
    <w:rsid w:val="009D1D81"/>
    <w:rsid w:val="009D21CF"/>
    <w:rsid w:val="009D2738"/>
    <w:rsid w:val="009D2DE0"/>
    <w:rsid w:val="009D46F0"/>
    <w:rsid w:val="009D5482"/>
    <w:rsid w:val="009D5FC9"/>
    <w:rsid w:val="009D6A34"/>
    <w:rsid w:val="009D773E"/>
    <w:rsid w:val="009E0DE1"/>
    <w:rsid w:val="009E10FD"/>
    <w:rsid w:val="009E48D2"/>
    <w:rsid w:val="009E5EDC"/>
    <w:rsid w:val="009E6135"/>
    <w:rsid w:val="009E6174"/>
    <w:rsid w:val="009E692C"/>
    <w:rsid w:val="009E6BBF"/>
    <w:rsid w:val="009E7B83"/>
    <w:rsid w:val="009F00D9"/>
    <w:rsid w:val="009F0D0A"/>
    <w:rsid w:val="009F15AA"/>
    <w:rsid w:val="009F1967"/>
    <w:rsid w:val="009F22BD"/>
    <w:rsid w:val="009F260C"/>
    <w:rsid w:val="009F2867"/>
    <w:rsid w:val="009F2B48"/>
    <w:rsid w:val="00A02FF2"/>
    <w:rsid w:val="00A03018"/>
    <w:rsid w:val="00A03FFE"/>
    <w:rsid w:val="00A04524"/>
    <w:rsid w:val="00A05518"/>
    <w:rsid w:val="00A0551E"/>
    <w:rsid w:val="00A05AC9"/>
    <w:rsid w:val="00A07C58"/>
    <w:rsid w:val="00A07FE6"/>
    <w:rsid w:val="00A1061B"/>
    <w:rsid w:val="00A1079F"/>
    <w:rsid w:val="00A11BBD"/>
    <w:rsid w:val="00A11BD3"/>
    <w:rsid w:val="00A12445"/>
    <w:rsid w:val="00A13A6C"/>
    <w:rsid w:val="00A13D32"/>
    <w:rsid w:val="00A149A8"/>
    <w:rsid w:val="00A155E6"/>
    <w:rsid w:val="00A16D89"/>
    <w:rsid w:val="00A179D2"/>
    <w:rsid w:val="00A2076B"/>
    <w:rsid w:val="00A217F5"/>
    <w:rsid w:val="00A21F1B"/>
    <w:rsid w:val="00A23364"/>
    <w:rsid w:val="00A23F4C"/>
    <w:rsid w:val="00A24014"/>
    <w:rsid w:val="00A2429D"/>
    <w:rsid w:val="00A24A19"/>
    <w:rsid w:val="00A24EA0"/>
    <w:rsid w:val="00A26EC8"/>
    <w:rsid w:val="00A2705E"/>
    <w:rsid w:val="00A27B85"/>
    <w:rsid w:val="00A27D0C"/>
    <w:rsid w:val="00A304E9"/>
    <w:rsid w:val="00A3074A"/>
    <w:rsid w:val="00A309CF"/>
    <w:rsid w:val="00A3119E"/>
    <w:rsid w:val="00A312DC"/>
    <w:rsid w:val="00A31379"/>
    <w:rsid w:val="00A317C5"/>
    <w:rsid w:val="00A31849"/>
    <w:rsid w:val="00A31861"/>
    <w:rsid w:val="00A32FE4"/>
    <w:rsid w:val="00A33498"/>
    <w:rsid w:val="00A341FF"/>
    <w:rsid w:val="00A34E50"/>
    <w:rsid w:val="00A36262"/>
    <w:rsid w:val="00A363DD"/>
    <w:rsid w:val="00A37E17"/>
    <w:rsid w:val="00A4016E"/>
    <w:rsid w:val="00A408C6"/>
    <w:rsid w:val="00A41CC9"/>
    <w:rsid w:val="00A43B62"/>
    <w:rsid w:val="00A448EF"/>
    <w:rsid w:val="00A45E42"/>
    <w:rsid w:val="00A46EE6"/>
    <w:rsid w:val="00A4702C"/>
    <w:rsid w:val="00A4760D"/>
    <w:rsid w:val="00A505D6"/>
    <w:rsid w:val="00A537EC"/>
    <w:rsid w:val="00A54135"/>
    <w:rsid w:val="00A54671"/>
    <w:rsid w:val="00A54948"/>
    <w:rsid w:val="00A554B9"/>
    <w:rsid w:val="00A566B2"/>
    <w:rsid w:val="00A56F99"/>
    <w:rsid w:val="00A56FA4"/>
    <w:rsid w:val="00A57891"/>
    <w:rsid w:val="00A57919"/>
    <w:rsid w:val="00A57D52"/>
    <w:rsid w:val="00A608EF"/>
    <w:rsid w:val="00A61ACB"/>
    <w:rsid w:val="00A62E85"/>
    <w:rsid w:val="00A63A65"/>
    <w:rsid w:val="00A64945"/>
    <w:rsid w:val="00A64EFE"/>
    <w:rsid w:val="00A658BA"/>
    <w:rsid w:val="00A663B3"/>
    <w:rsid w:val="00A6678B"/>
    <w:rsid w:val="00A67555"/>
    <w:rsid w:val="00A70D4F"/>
    <w:rsid w:val="00A7134F"/>
    <w:rsid w:val="00A7277B"/>
    <w:rsid w:val="00A728C1"/>
    <w:rsid w:val="00A73731"/>
    <w:rsid w:val="00A74701"/>
    <w:rsid w:val="00A75006"/>
    <w:rsid w:val="00A7572B"/>
    <w:rsid w:val="00A77897"/>
    <w:rsid w:val="00A77F06"/>
    <w:rsid w:val="00A80480"/>
    <w:rsid w:val="00A80758"/>
    <w:rsid w:val="00A80A0F"/>
    <w:rsid w:val="00A81C67"/>
    <w:rsid w:val="00A81E91"/>
    <w:rsid w:val="00A81FF4"/>
    <w:rsid w:val="00A82CD4"/>
    <w:rsid w:val="00A82DBA"/>
    <w:rsid w:val="00A834D9"/>
    <w:rsid w:val="00A8357E"/>
    <w:rsid w:val="00A840AA"/>
    <w:rsid w:val="00A840CF"/>
    <w:rsid w:val="00A8513D"/>
    <w:rsid w:val="00A8544E"/>
    <w:rsid w:val="00A85475"/>
    <w:rsid w:val="00A854F0"/>
    <w:rsid w:val="00A85694"/>
    <w:rsid w:val="00A856D6"/>
    <w:rsid w:val="00A864C6"/>
    <w:rsid w:val="00A866A5"/>
    <w:rsid w:val="00A86C55"/>
    <w:rsid w:val="00A87411"/>
    <w:rsid w:val="00A87717"/>
    <w:rsid w:val="00A8775C"/>
    <w:rsid w:val="00A9028C"/>
    <w:rsid w:val="00A90B39"/>
    <w:rsid w:val="00A942A1"/>
    <w:rsid w:val="00A96C06"/>
    <w:rsid w:val="00A9713D"/>
    <w:rsid w:val="00A975BE"/>
    <w:rsid w:val="00A97A5E"/>
    <w:rsid w:val="00AA0777"/>
    <w:rsid w:val="00AA0B4D"/>
    <w:rsid w:val="00AA0D26"/>
    <w:rsid w:val="00AA14DB"/>
    <w:rsid w:val="00AA18AE"/>
    <w:rsid w:val="00AA1AEC"/>
    <w:rsid w:val="00AA250B"/>
    <w:rsid w:val="00AA4A7A"/>
    <w:rsid w:val="00AA6B70"/>
    <w:rsid w:val="00AB000B"/>
    <w:rsid w:val="00AB0F99"/>
    <w:rsid w:val="00AB180B"/>
    <w:rsid w:val="00AB2251"/>
    <w:rsid w:val="00AB27F6"/>
    <w:rsid w:val="00AB292C"/>
    <w:rsid w:val="00AB40DB"/>
    <w:rsid w:val="00AB4B96"/>
    <w:rsid w:val="00AB4E6E"/>
    <w:rsid w:val="00AB53C3"/>
    <w:rsid w:val="00AB5E3E"/>
    <w:rsid w:val="00AB5F14"/>
    <w:rsid w:val="00AB75BB"/>
    <w:rsid w:val="00AB7AB9"/>
    <w:rsid w:val="00AB7FC5"/>
    <w:rsid w:val="00AC04BE"/>
    <w:rsid w:val="00AC0D8C"/>
    <w:rsid w:val="00AC0E93"/>
    <w:rsid w:val="00AC1BF6"/>
    <w:rsid w:val="00AC1F2B"/>
    <w:rsid w:val="00AC54CA"/>
    <w:rsid w:val="00AC5DF7"/>
    <w:rsid w:val="00AC62F0"/>
    <w:rsid w:val="00AC65F9"/>
    <w:rsid w:val="00AC768F"/>
    <w:rsid w:val="00AC7C36"/>
    <w:rsid w:val="00AC7D1F"/>
    <w:rsid w:val="00AD05A2"/>
    <w:rsid w:val="00AD0E20"/>
    <w:rsid w:val="00AD0E4E"/>
    <w:rsid w:val="00AD1F96"/>
    <w:rsid w:val="00AD33BF"/>
    <w:rsid w:val="00AD5452"/>
    <w:rsid w:val="00AD6F02"/>
    <w:rsid w:val="00AD6FFD"/>
    <w:rsid w:val="00AD719F"/>
    <w:rsid w:val="00AD7293"/>
    <w:rsid w:val="00AD79FF"/>
    <w:rsid w:val="00AD7B40"/>
    <w:rsid w:val="00AD7B4E"/>
    <w:rsid w:val="00AE08E2"/>
    <w:rsid w:val="00AE1DFD"/>
    <w:rsid w:val="00AE2541"/>
    <w:rsid w:val="00AE2C76"/>
    <w:rsid w:val="00AE3170"/>
    <w:rsid w:val="00AE3472"/>
    <w:rsid w:val="00AE38B6"/>
    <w:rsid w:val="00AE41E0"/>
    <w:rsid w:val="00AE473D"/>
    <w:rsid w:val="00AE4E8D"/>
    <w:rsid w:val="00AE4F86"/>
    <w:rsid w:val="00AE5574"/>
    <w:rsid w:val="00AE649C"/>
    <w:rsid w:val="00AE66F6"/>
    <w:rsid w:val="00AE6B73"/>
    <w:rsid w:val="00AE76CC"/>
    <w:rsid w:val="00AF0AFC"/>
    <w:rsid w:val="00AF28A3"/>
    <w:rsid w:val="00AF29F7"/>
    <w:rsid w:val="00AF48FC"/>
    <w:rsid w:val="00AF4BE0"/>
    <w:rsid w:val="00AF5480"/>
    <w:rsid w:val="00AF5C0D"/>
    <w:rsid w:val="00AF616C"/>
    <w:rsid w:val="00AF67C0"/>
    <w:rsid w:val="00AF6F2F"/>
    <w:rsid w:val="00AF76DA"/>
    <w:rsid w:val="00B018E1"/>
    <w:rsid w:val="00B019BB"/>
    <w:rsid w:val="00B02652"/>
    <w:rsid w:val="00B033CC"/>
    <w:rsid w:val="00B03B1D"/>
    <w:rsid w:val="00B03EA7"/>
    <w:rsid w:val="00B0498C"/>
    <w:rsid w:val="00B05BF8"/>
    <w:rsid w:val="00B0667B"/>
    <w:rsid w:val="00B06F50"/>
    <w:rsid w:val="00B06F92"/>
    <w:rsid w:val="00B07E8F"/>
    <w:rsid w:val="00B1001C"/>
    <w:rsid w:val="00B101CE"/>
    <w:rsid w:val="00B137B0"/>
    <w:rsid w:val="00B14A94"/>
    <w:rsid w:val="00B15D53"/>
    <w:rsid w:val="00B16003"/>
    <w:rsid w:val="00B16D42"/>
    <w:rsid w:val="00B16DED"/>
    <w:rsid w:val="00B17BA5"/>
    <w:rsid w:val="00B17F4B"/>
    <w:rsid w:val="00B21995"/>
    <w:rsid w:val="00B21D58"/>
    <w:rsid w:val="00B22481"/>
    <w:rsid w:val="00B22D02"/>
    <w:rsid w:val="00B22EEE"/>
    <w:rsid w:val="00B245D6"/>
    <w:rsid w:val="00B24D55"/>
    <w:rsid w:val="00B26710"/>
    <w:rsid w:val="00B26754"/>
    <w:rsid w:val="00B2794E"/>
    <w:rsid w:val="00B30824"/>
    <w:rsid w:val="00B3090E"/>
    <w:rsid w:val="00B31728"/>
    <w:rsid w:val="00B318F7"/>
    <w:rsid w:val="00B32722"/>
    <w:rsid w:val="00B32811"/>
    <w:rsid w:val="00B32B92"/>
    <w:rsid w:val="00B333AE"/>
    <w:rsid w:val="00B3402A"/>
    <w:rsid w:val="00B35951"/>
    <w:rsid w:val="00B42311"/>
    <w:rsid w:val="00B427D6"/>
    <w:rsid w:val="00B43186"/>
    <w:rsid w:val="00B44378"/>
    <w:rsid w:val="00B44849"/>
    <w:rsid w:val="00B44AD6"/>
    <w:rsid w:val="00B45935"/>
    <w:rsid w:val="00B4666F"/>
    <w:rsid w:val="00B46E51"/>
    <w:rsid w:val="00B47700"/>
    <w:rsid w:val="00B47B60"/>
    <w:rsid w:val="00B50AB5"/>
    <w:rsid w:val="00B50D5F"/>
    <w:rsid w:val="00B51311"/>
    <w:rsid w:val="00B52999"/>
    <w:rsid w:val="00B52B4B"/>
    <w:rsid w:val="00B540C8"/>
    <w:rsid w:val="00B548FC"/>
    <w:rsid w:val="00B54F98"/>
    <w:rsid w:val="00B54FFA"/>
    <w:rsid w:val="00B56DEC"/>
    <w:rsid w:val="00B56F87"/>
    <w:rsid w:val="00B57D15"/>
    <w:rsid w:val="00B61541"/>
    <w:rsid w:val="00B61B77"/>
    <w:rsid w:val="00B61F60"/>
    <w:rsid w:val="00B6231D"/>
    <w:rsid w:val="00B62ADD"/>
    <w:rsid w:val="00B62D03"/>
    <w:rsid w:val="00B63588"/>
    <w:rsid w:val="00B64A01"/>
    <w:rsid w:val="00B64C25"/>
    <w:rsid w:val="00B64EBE"/>
    <w:rsid w:val="00B66119"/>
    <w:rsid w:val="00B67096"/>
    <w:rsid w:val="00B670C4"/>
    <w:rsid w:val="00B707C5"/>
    <w:rsid w:val="00B70AC3"/>
    <w:rsid w:val="00B71830"/>
    <w:rsid w:val="00B7216A"/>
    <w:rsid w:val="00B72208"/>
    <w:rsid w:val="00B733AB"/>
    <w:rsid w:val="00B74590"/>
    <w:rsid w:val="00B758A0"/>
    <w:rsid w:val="00B75A78"/>
    <w:rsid w:val="00B764A0"/>
    <w:rsid w:val="00B77357"/>
    <w:rsid w:val="00B8097D"/>
    <w:rsid w:val="00B80E8D"/>
    <w:rsid w:val="00B81757"/>
    <w:rsid w:val="00B81906"/>
    <w:rsid w:val="00B83192"/>
    <w:rsid w:val="00B83506"/>
    <w:rsid w:val="00B83BA3"/>
    <w:rsid w:val="00B85D23"/>
    <w:rsid w:val="00B9012D"/>
    <w:rsid w:val="00B93394"/>
    <w:rsid w:val="00B93E58"/>
    <w:rsid w:val="00B9469E"/>
    <w:rsid w:val="00B9617A"/>
    <w:rsid w:val="00B96FAF"/>
    <w:rsid w:val="00BA0023"/>
    <w:rsid w:val="00BA03E1"/>
    <w:rsid w:val="00BA0748"/>
    <w:rsid w:val="00BA0BC9"/>
    <w:rsid w:val="00BA0C3C"/>
    <w:rsid w:val="00BA0D18"/>
    <w:rsid w:val="00BA10FF"/>
    <w:rsid w:val="00BA1800"/>
    <w:rsid w:val="00BA1989"/>
    <w:rsid w:val="00BA1F3E"/>
    <w:rsid w:val="00BA31DD"/>
    <w:rsid w:val="00BA32BF"/>
    <w:rsid w:val="00BA38A3"/>
    <w:rsid w:val="00BA48AF"/>
    <w:rsid w:val="00BA6B2B"/>
    <w:rsid w:val="00BA7CAB"/>
    <w:rsid w:val="00BB05D0"/>
    <w:rsid w:val="00BB15DD"/>
    <w:rsid w:val="00BB22DD"/>
    <w:rsid w:val="00BB27C1"/>
    <w:rsid w:val="00BB36D7"/>
    <w:rsid w:val="00BB370C"/>
    <w:rsid w:val="00BB3D2C"/>
    <w:rsid w:val="00BB4043"/>
    <w:rsid w:val="00BB41C7"/>
    <w:rsid w:val="00BB5AE2"/>
    <w:rsid w:val="00BB5B61"/>
    <w:rsid w:val="00BB65BF"/>
    <w:rsid w:val="00BB6C70"/>
    <w:rsid w:val="00BB709B"/>
    <w:rsid w:val="00BB77A3"/>
    <w:rsid w:val="00BB7911"/>
    <w:rsid w:val="00BC1761"/>
    <w:rsid w:val="00BC1D59"/>
    <w:rsid w:val="00BC2A6E"/>
    <w:rsid w:val="00BC5610"/>
    <w:rsid w:val="00BC7F77"/>
    <w:rsid w:val="00BD1789"/>
    <w:rsid w:val="00BD1A64"/>
    <w:rsid w:val="00BD55E3"/>
    <w:rsid w:val="00BE001B"/>
    <w:rsid w:val="00BE04C4"/>
    <w:rsid w:val="00BE0627"/>
    <w:rsid w:val="00BE0D3F"/>
    <w:rsid w:val="00BE1962"/>
    <w:rsid w:val="00BE229D"/>
    <w:rsid w:val="00BE268B"/>
    <w:rsid w:val="00BE3C2B"/>
    <w:rsid w:val="00BE4C23"/>
    <w:rsid w:val="00BE4E07"/>
    <w:rsid w:val="00BE4F20"/>
    <w:rsid w:val="00BE5979"/>
    <w:rsid w:val="00BE6E5F"/>
    <w:rsid w:val="00BF04F1"/>
    <w:rsid w:val="00BF0AB8"/>
    <w:rsid w:val="00BF0B30"/>
    <w:rsid w:val="00BF18C0"/>
    <w:rsid w:val="00BF192A"/>
    <w:rsid w:val="00BF2EA0"/>
    <w:rsid w:val="00BF31FF"/>
    <w:rsid w:val="00BF476D"/>
    <w:rsid w:val="00BF5A3A"/>
    <w:rsid w:val="00BF6350"/>
    <w:rsid w:val="00BF6364"/>
    <w:rsid w:val="00BF699B"/>
    <w:rsid w:val="00BF763B"/>
    <w:rsid w:val="00BF7CEC"/>
    <w:rsid w:val="00C00FCA"/>
    <w:rsid w:val="00C01274"/>
    <w:rsid w:val="00C02C27"/>
    <w:rsid w:val="00C033C2"/>
    <w:rsid w:val="00C03B43"/>
    <w:rsid w:val="00C03C31"/>
    <w:rsid w:val="00C0548B"/>
    <w:rsid w:val="00C05583"/>
    <w:rsid w:val="00C06749"/>
    <w:rsid w:val="00C06767"/>
    <w:rsid w:val="00C06774"/>
    <w:rsid w:val="00C06E46"/>
    <w:rsid w:val="00C07D3B"/>
    <w:rsid w:val="00C07DDD"/>
    <w:rsid w:val="00C1063D"/>
    <w:rsid w:val="00C11B96"/>
    <w:rsid w:val="00C129E9"/>
    <w:rsid w:val="00C12AC3"/>
    <w:rsid w:val="00C12C17"/>
    <w:rsid w:val="00C12E3B"/>
    <w:rsid w:val="00C134AD"/>
    <w:rsid w:val="00C1418A"/>
    <w:rsid w:val="00C14BF9"/>
    <w:rsid w:val="00C156A1"/>
    <w:rsid w:val="00C173D3"/>
    <w:rsid w:val="00C177DA"/>
    <w:rsid w:val="00C216B5"/>
    <w:rsid w:val="00C21AE8"/>
    <w:rsid w:val="00C22281"/>
    <w:rsid w:val="00C222F5"/>
    <w:rsid w:val="00C22798"/>
    <w:rsid w:val="00C2290F"/>
    <w:rsid w:val="00C22B30"/>
    <w:rsid w:val="00C2465E"/>
    <w:rsid w:val="00C2490E"/>
    <w:rsid w:val="00C265EB"/>
    <w:rsid w:val="00C26DE9"/>
    <w:rsid w:val="00C279EB"/>
    <w:rsid w:val="00C27B1E"/>
    <w:rsid w:val="00C32D74"/>
    <w:rsid w:val="00C32E82"/>
    <w:rsid w:val="00C33635"/>
    <w:rsid w:val="00C35C4F"/>
    <w:rsid w:val="00C36407"/>
    <w:rsid w:val="00C37304"/>
    <w:rsid w:val="00C404F1"/>
    <w:rsid w:val="00C40747"/>
    <w:rsid w:val="00C41D13"/>
    <w:rsid w:val="00C4209A"/>
    <w:rsid w:val="00C44B40"/>
    <w:rsid w:val="00C45D57"/>
    <w:rsid w:val="00C4603B"/>
    <w:rsid w:val="00C465C5"/>
    <w:rsid w:val="00C4692C"/>
    <w:rsid w:val="00C47C5D"/>
    <w:rsid w:val="00C5080A"/>
    <w:rsid w:val="00C50C27"/>
    <w:rsid w:val="00C50D7D"/>
    <w:rsid w:val="00C50F28"/>
    <w:rsid w:val="00C544B0"/>
    <w:rsid w:val="00C55B2A"/>
    <w:rsid w:val="00C56D8B"/>
    <w:rsid w:val="00C575D5"/>
    <w:rsid w:val="00C60412"/>
    <w:rsid w:val="00C62F72"/>
    <w:rsid w:val="00C63FD5"/>
    <w:rsid w:val="00C6476E"/>
    <w:rsid w:val="00C64858"/>
    <w:rsid w:val="00C6577F"/>
    <w:rsid w:val="00C6607D"/>
    <w:rsid w:val="00C67CA6"/>
    <w:rsid w:val="00C67F4B"/>
    <w:rsid w:val="00C722B7"/>
    <w:rsid w:val="00C724BD"/>
    <w:rsid w:val="00C7286E"/>
    <w:rsid w:val="00C72915"/>
    <w:rsid w:val="00C7299A"/>
    <w:rsid w:val="00C72BBA"/>
    <w:rsid w:val="00C734C1"/>
    <w:rsid w:val="00C74F7D"/>
    <w:rsid w:val="00C75B34"/>
    <w:rsid w:val="00C76959"/>
    <w:rsid w:val="00C76976"/>
    <w:rsid w:val="00C77143"/>
    <w:rsid w:val="00C77238"/>
    <w:rsid w:val="00C7725E"/>
    <w:rsid w:val="00C77B6E"/>
    <w:rsid w:val="00C8013D"/>
    <w:rsid w:val="00C80C91"/>
    <w:rsid w:val="00C80DAC"/>
    <w:rsid w:val="00C80E80"/>
    <w:rsid w:val="00C81A93"/>
    <w:rsid w:val="00C81CA9"/>
    <w:rsid w:val="00C829ED"/>
    <w:rsid w:val="00C82FDA"/>
    <w:rsid w:val="00C83636"/>
    <w:rsid w:val="00C83EED"/>
    <w:rsid w:val="00C84E87"/>
    <w:rsid w:val="00C85636"/>
    <w:rsid w:val="00C857FC"/>
    <w:rsid w:val="00C869E1"/>
    <w:rsid w:val="00C9068A"/>
    <w:rsid w:val="00C90BB2"/>
    <w:rsid w:val="00C91B06"/>
    <w:rsid w:val="00C92A9C"/>
    <w:rsid w:val="00C93087"/>
    <w:rsid w:val="00C9367C"/>
    <w:rsid w:val="00C93C3C"/>
    <w:rsid w:val="00C93DD0"/>
    <w:rsid w:val="00C9408C"/>
    <w:rsid w:val="00C945C9"/>
    <w:rsid w:val="00C95149"/>
    <w:rsid w:val="00C960EB"/>
    <w:rsid w:val="00C97206"/>
    <w:rsid w:val="00C97A61"/>
    <w:rsid w:val="00C97B78"/>
    <w:rsid w:val="00C97B7E"/>
    <w:rsid w:val="00C97F4F"/>
    <w:rsid w:val="00CA129F"/>
    <w:rsid w:val="00CA152D"/>
    <w:rsid w:val="00CA21EA"/>
    <w:rsid w:val="00CA3B98"/>
    <w:rsid w:val="00CA424A"/>
    <w:rsid w:val="00CA45C4"/>
    <w:rsid w:val="00CA50D2"/>
    <w:rsid w:val="00CA5922"/>
    <w:rsid w:val="00CA5A74"/>
    <w:rsid w:val="00CA644E"/>
    <w:rsid w:val="00CA78D0"/>
    <w:rsid w:val="00CA7EDE"/>
    <w:rsid w:val="00CB0099"/>
    <w:rsid w:val="00CB09EE"/>
    <w:rsid w:val="00CB1E67"/>
    <w:rsid w:val="00CB2591"/>
    <w:rsid w:val="00CB3425"/>
    <w:rsid w:val="00CB4707"/>
    <w:rsid w:val="00CB476B"/>
    <w:rsid w:val="00CB49EE"/>
    <w:rsid w:val="00CB6BA2"/>
    <w:rsid w:val="00CB76BD"/>
    <w:rsid w:val="00CC023C"/>
    <w:rsid w:val="00CC0694"/>
    <w:rsid w:val="00CC0F51"/>
    <w:rsid w:val="00CC231B"/>
    <w:rsid w:val="00CC27DF"/>
    <w:rsid w:val="00CC2EA4"/>
    <w:rsid w:val="00CC6A44"/>
    <w:rsid w:val="00CC6E00"/>
    <w:rsid w:val="00CC77F7"/>
    <w:rsid w:val="00CD07AE"/>
    <w:rsid w:val="00CD159C"/>
    <w:rsid w:val="00CD1AA8"/>
    <w:rsid w:val="00CD2077"/>
    <w:rsid w:val="00CD26E9"/>
    <w:rsid w:val="00CD3062"/>
    <w:rsid w:val="00CD3538"/>
    <w:rsid w:val="00CD37EF"/>
    <w:rsid w:val="00CD38FA"/>
    <w:rsid w:val="00CD4677"/>
    <w:rsid w:val="00CD5770"/>
    <w:rsid w:val="00CD67D4"/>
    <w:rsid w:val="00CD6C2A"/>
    <w:rsid w:val="00CE1832"/>
    <w:rsid w:val="00CE1E0D"/>
    <w:rsid w:val="00CE262A"/>
    <w:rsid w:val="00CE3571"/>
    <w:rsid w:val="00CE49DC"/>
    <w:rsid w:val="00CE5ABB"/>
    <w:rsid w:val="00CE5DFF"/>
    <w:rsid w:val="00CE72B3"/>
    <w:rsid w:val="00CE7404"/>
    <w:rsid w:val="00CE75AD"/>
    <w:rsid w:val="00CE7E57"/>
    <w:rsid w:val="00CF12EF"/>
    <w:rsid w:val="00CF27C8"/>
    <w:rsid w:val="00CF3A76"/>
    <w:rsid w:val="00CF548A"/>
    <w:rsid w:val="00CF582B"/>
    <w:rsid w:val="00CF5EE7"/>
    <w:rsid w:val="00CF600E"/>
    <w:rsid w:val="00CF7725"/>
    <w:rsid w:val="00D009C4"/>
    <w:rsid w:val="00D01046"/>
    <w:rsid w:val="00D01532"/>
    <w:rsid w:val="00D023C5"/>
    <w:rsid w:val="00D02D6E"/>
    <w:rsid w:val="00D03DAE"/>
    <w:rsid w:val="00D07CC7"/>
    <w:rsid w:val="00D1354A"/>
    <w:rsid w:val="00D14403"/>
    <w:rsid w:val="00D150EA"/>
    <w:rsid w:val="00D15258"/>
    <w:rsid w:val="00D15793"/>
    <w:rsid w:val="00D1747E"/>
    <w:rsid w:val="00D17C46"/>
    <w:rsid w:val="00D20AB1"/>
    <w:rsid w:val="00D20CE1"/>
    <w:rsid w:val="00D2101D"/>
    <w:rsid w:val="00D21A94"/>
    <w:rsid w:val="00D21E18"/>
    <w:rsid w:val="00D221E2"/>
    <w:rsid w:val="00D2235A"/>
    <w:rsid w:val="00D23AA7"/>
    <w:rsid w:val="00D24404"/>
    <w:rsid w:val="00D25DDE"/>
    <w:rsid w:val="00D2777D"/>
    <w:rsid w:val="00D30BC2"/>
    <w:rsid w:val="00D31464"/>
    <w:rsid w:val="00D329D2"/>
    <w:rsid w:val="00D3384E"/>
    <w:rsid w:val="00D33C60"/>
    <w:rsid w:val="00D3475E"/>
    <w:rsid w:val="00D350CB"/>
    <w:rsid w:val="00D3635B"/>
    <w:rsid w:val="00D403C0"/>
    <w:rsid w:val="00D414BB"/>
    <w:rsid w:val="00D41BC7"/>
    <w:rsid w:val="00D41E9B"/>
    <w:rsid w:val="00D4249C"/>
    <w:rsid w:val="00D42FDB"/>
    <w:rsid w:val="00D43FC4"/>
    <w:rsid w:val="00D44158"/>
    <w:rsid w:val="00D452F0"/>
    <w:rsid w:val="00D45C0E"/>
    <w:rsid w:val="00D4682A"/>
    <w:rsid w:val="00D47A70"/>
    <w:rsid w:val="00D502DA"/>
    <w:rsid w:val="00D5218B"/>
    <w:rsid w:val="00D521D2"/>
    <w:rsid w:val="00D52F7F"/>
    <w:rsid w:val="00D53ACA"/>
    <w:rsid w:val="00D53BE9"/>
    <w:rsid w:val="00D54304"/>
    <w:rsid w:val="00D547BD"/>
    <w:rsid w:val="00D564CA"/>
    <w:rsid w:val="00D57EC4"/>
    <w:rsid w:val="00D57FBE"/>
    <w:rsid w:val="00D60764"/>
    <w:rsid w:val="00D610A1"/>
    <w:rsid w:val="00D61C4A"/>
    <w:rsid w:val="00D62988"/>
    <w:rsid w:val="00D6372A"/>
    <w:rsid w:val="00D65709"/>
    <w:rsid w:val="00D65D25"/>
    <w:rsid w:val="00D65F92"/>
    <w:rsid w:val="00D66F91"/>
    <w:rsid w:val="00D709AC"/>
    <w:rsid w:val="00D724E3"/>
    <w:rsid w:val="00D72A58"/>
    <w:rsid w:val="00D72D12"/>
    <w:rsid w:val="00D72EAB"/>
    <w:rsid w:val="00D74153"/>
    <w:rsid w:val="00D74AE8"/>
    <w:rsid w:val="00D74BE6"/>
    <w:rsid w:val="00D76313"/>
    <w:rsid w:val="00D7631E"/>
    <w:rsid w:val="00D76926"/>
    <w:rsid w:val="00D769A6"/>
    <w:rsid w:val="00D769CD"/>
    <w:rsid w:val="00D77816"/>
    <w:rsid w:val="00D8030F"/>
    <w:rsid w:val="00D805A0"/>
    <w:rsid w:val="00D810C7"/>
    <w:rsid w:val="00D812B5"/>
    <w:rsid w:val="00D81FFE"/>
    <w:rsid w:val="00D82583"/>
    <w:rsid w:val="00D83993"/>
    <w:rsid w:val="00D83B30"/>
    <w:rsid w:val="00D83EDD"/>
    <w:rsid w:val="00D83F27"/>
    <w:rsid w:val="00D844FD"/>
    <w:rsid w:val="00D84BB2"/>
    <w:rsid w:val="00D85067"/>
    <w:rsid w:val="00D864D4"/>
    <w:rsid w:val="00D865DC"/>
    <w:rsid w:val="00D86AF5"/>
    <w:rsid w:val="00D90285"/>
    <w:rsid w:val="00D90833"/>
    <w:rsid w:val="00D9087C"/>
    <w:rsid w:val="00D909DD"/>
    <w:rsid w:val="00D915E3"/>
    <w:rsid w:val="00D91AA6"/>
    <w:rsid w:val="00D92761"/>
    <w:rsid w:val="00D94E6B"/>
    <w:rsid w:val="00D95B84"/>
    <w:rsid w:val="00D95BDD"/>
    <w:rsid w:val="00D95F7C"/>
    <w:rsid w:val="00D97543"/>
    <w:rsid w:val="00D97845"/>
    <w:rsid w:val="00D978F5"/>
    <w:rsid w:val="00D97C64"/>
    <w:rsid w:val="00D97D5B"/>
    <w:rsid w:val="00DA0971"/>
    <w:rsid w:val="00DA10F3"/>
    <w:rsid w:val="00DA131A"/>
    <w:rsid w:val="00DA141E"/>
    <w:rsid w:val="00DA17D9"/>
    <w:rsid w:val="00DA207B"/>
    <w:rsid w:val="00DA3492"/>
    <w:rsid w:val="00DA358D"/>
    <w:rsid w:val="00DA3CDF"/>
    <w:rsid w:val="00DA3D15"/>
    <w:rsid w:val="00DA5364"/>
    <w:rsid w:val="00DA583E"/>
    <w:rsid w:val="00DA6CAE"/>
    <w:rsid w:val="00DA7DDD"/>
    <w:rsid w:val="00DB08CA"/>
    <w:rsid w:val="00DB3005"/>
    <w:rsid w:val="00DB3F94"/>
    <w:rsid w:val="00DB4CCA"/>
    <w:rsid w:val="00DB565B"/>
    <w:rsid w:val="00DB5D8B"/>
    <w:rsid w:val="00DB6397"/>
    <w:rsid w:val="00DB639F"/>
    <w:rsid w:val="00DB6F6F"/>
    <w:rsid w:val="00DB72C5"/>
    <w:rsid w:val="00DB76B6"/>
    <w:rsid w:val="00DB7F64"/>
    <w:rsid w:val="00DC0EAB"/>
    <w:rsid w:val="00DC2035"/>
    <w:rsid w:val="00DC2086"/>
    <w:rsid w:val="00DC2630"/>
    <w:rsid w:val="00DC3006"/>
    <w:rsid w:val="00DC4CDA"/>
    <w:rsid w:val="00DC72FC"/>
    <w:rsid w:val="00DC780F"/>
    <w:rsid w:val="00DD0527"/>
    <w:rsid w:val="00DD19D8"/>
    <w:rsid w:val="00DD26E5"/>
    <w:rsid w:val="00DD3222"/>
    <w:rsid w:val="00DD3955"/>
    <w:rsid w:val="00DD6C00"/>
    <w:rsid w:val="00DD6D20"/>
    <w:rsid w:val="00DE006E"/>
    <w:rsid w:val="00DE10FB"/>
    <w:rsid w:val="00DE1627"/>
    <w:rsid w:val="00DE1A54"/>
    <w:rsid w:val="00DE3035"/>
    <w:rsid w:val="00DE3D8A"/>
    <w:rsid w:val="00DE4955"/>
    <w:rsid w:val="00DE5021"/>
    <w:rsid w:val="00DE721A"/>
    <w:rsid w:val="00DE7497"/>
    <w:rsid w:val="00DE7668"/>
    <w:rsid w:val="00DF0061"/>
    <w:rsid w:val="00DF0C7A"/>
    <w:rsid w:val="00DF1D00"/>
    <w:rsid w:val="00DF38D0"/>
    <w:rsid w:val="00DF3D03"/>
    <w:rsid w:val="00DF4060"/>
    <w:rsid w:val="00DF40FE"/>
    <w:rsid w:val="00DF4A03"/>
    <w:rsid w:val="00DF64A6"/>
    <w:rsid w:val="00DF6AE1"/>
    <w:rsid w:val="00E0077D"/>
    <w:rsid w:val="00E00DC6"/>
    <w:rsid w:val="00E00E69"/>
    <w:rsid w:val="00E01107"/>
    <w:rsid w:val="00E02488"/>
    <w:rsid w:val="00E02711"/>
    <w:rsid w:val="00E02A2E"/>
    <w:rsid w:val="00E0315E"/>
    <w:rsid w:val="00E05805"/>
    <w:rsid w:val="00E05887"/>
    <w:rsid w:val="00E05FDA"/>
    <w:rsid w:val="00E06055"/>
    <w:rsid w:val="00E06F74"/>
    <w:rsid w:val="00E0769C"/>
    <w:rsid w:val="00E104A2"/>
    <w:rsid w:val="00E11AA6"/>
    <w:rsid w:val="00E11E91"/>
    <w:rsid w:val="00E12B43"/>
    <w:rsid w:val="00E12FC7"/>
    <w:rsid w:val="00E14153"/>
    <w:rsid w:val="00E141D4"/>
    <w:rsid w:val="00E14AFD"/>
    <w:rsid w:val="00E15810"/>
    <w:rsid w:val="00E15D4A"/>
    <w:rsid w:val="00E16449"/>
    <w:rsid w:val="00E16ABB"/>
    <w:rsid w:val="00E17003"/>
    <w:rsid w:val="00E17131"/>
    <w:rsid w:val="00E215AB"/>
    <w:rsid w:val="00E22C53"/>
    <w:rsid w:val="00E233CE"/>
    <w:rsid w:val="00E23DE4"/>
    <w:rsid w:val="00E248B0"/>
    <w:rsid w:val="00E2539D"/>
    <w:rsid w:val="00E25574"/>
    <w:rsid w:val="00E2636F"/>
    <w:rsid w:val="00E263BD"/>
    <w:rsid w:val="00E27806"/>
    <w:rsid w:val="00E27943"/>
    <w:rsid w:val="00E303AE"/>
    <w:rsid w:val="00E30743"/>
    <w:rsid w:val="00E3094B"/>
    <w:rsid w:val="00E31244"/>
    <w:rsid w:val="00E31F87"/>
    <w:rsid w:val="00E32722"/>
    <w:rsid w:val="00E33F8B"/>
    <w:rsid w:val="00E3473A"/>
    <w:rsid w:val="00E362DE"/>
    <w:rsid w:val="00E376DB"/>
    <w:rsid w:val="00E37861"/>
    <w:rsid w:val="00E37896"/>
    <w:rsid w:val="00E40F42"/>
    <w:rsid w:val="00E42984"/>
    <w:rsid w:val="00E43B48"/>
    <w:rsid w:val="00E43C2E"/>
    <w:rsid w:val="00E44C5E"/>
    <w:rsid w:val="00E4586A"/>
    <w:rsid w:val="00E4604C"/>
    <w:rsid w:val="00E46454"/>
    <w:rsid w:val="00E4755E"/>
    <w:rsid w:val="00E47FDC"/>
    <w:rsid w:val="00E506CD"/>
    <w:rsid w:val="00E50A84"/>
    <w:rsid w:val="00E51113"/>
    <w:rsid w:val="00E526AB"/>
    <w:rsid w:val="00E53257"/>
    <w:rsid w:val="00E54F31"/>
    <w:rsid w:val="00E55C35"/>
    <w:rsid w:val="00E55FD0"/>
    <w:rsid w:val="00E56C5C"/>
    <w:rsid w:val="00E57404"/>
    <w:rsid w:val="00E57491"/>
    <w:rsid w:val="00E60A88"/>
    <w:rsid w:val="00E60F0D"/>
    <w:rsid w:val="00E61705"/>
    <w:rsid w:val="00E6184A"/>
    <w:rsid w:val="00E6406A"/>
    <w:rsid w:val="00E67E6B"/>
    <w:rsid w:val="00E700F4"/>
    <w:rsid w:val="00E70422"/>
    <w:rsid w:val="00E71D85"/>
    <w:rsid w:val="00E72164"/>
    <w:rsid w:val="00E73E55"/>
    <w:rsid w:val="00E74768"/>
    <w:rsid w:val="00E75EF8"/>
    <w:rsid w:val="00E75FD7"/>
    <w:rsid w:val="00E76169"/>
    <w:rsid w:val="00E77761"/>
    <w:rsid w:val="00E77BC4"/>
    <w:rsid w:val="00E81029"/>
    <w:rsid w:val="00E83098"/>
    <w:rsid w:val="00E83524"/>
    <w:rsid w:val="00E83C30"/>
    <w:rsid w:val="00E8425A"/>
    <w:rsid w:val="00E857FC"/>
    <w:rsid w:val="00E8631C"/>
    <w:rsid w:val="00E86B12"/>
    <w:rsid w:val="00E86D81"/>
    <w:rsid w:val="00E87353"/>
    <w:rsid w:val="00E87D86"/>
    <w:rsid w:val="00E901BA"/>
    <w:rsid w:val="00E92104"/>
    <w:rsid w:val="00E92418"/>
    <w:rsid w:val="00E92F58"/>
    <w:rsid w:val="00E931AF"/>
    <w:rsid w:val="00E9330D"/>
    <w:rsid w:val="00E94FB3"/>
    <w:rsid w:val="00E952B2"/>
    <w:rsid w:val="00E95449"/>
    <w:rsid w:val="00E959CF"/>
    <w:rsid w:val="00E965B7"/>
    <w:rsid w:val="00E96731"/>
    <w:rsid w:val="00E9765B"/>
    <w:rsid w:val="00EA0200"/>
    <w:rsid w:val="00EA10B0"/>
    <w:rsid w:val="00EA1807"/>
    <w:rsid w:val="00EA1A83"/>
    <w:rsid w:val="00EA1D50"/>
    <w:rsid w:val="00EA2BD2"/>
    <w:rsid w:val="00EA46B6"/>
    <w:rsid w:val="00EA6104"/>
    <w:rsid w:val="00EA68EE"/>
    <w:rsid w:val="00EA6AE1"/>
    <w:rsid w:val="00EA7189"/>
    <w:rsid w:val="00EA7B6C"/>
    <w:rsid w:val="00EB07A3"/>
    <w:rsid w:val="00EB08E2"/>
    <w:rsid w:val="00EB3D75"/>
    <w:rsid w:val="00EB4AFE"/>
    <w:rsid w:val="00EB4EEA"/>
    <w:rsid w:val="00EB5796"/>
    <w:rsid w:val="00EB6DD9"/>
    <w:rsid w:val="00EB7F44"/>
    <w:rsid w:val="00EB7FBF"/>
    <w:rsid w:val="00EC009C"/>
    <w:rsid w:val="00EC0F7F"/>
    <w:rsid w:val="00EC214C"/>
    <w:rsid w:val="00EC6047"/>
    <w:rsid w:val="00EC6274"/>
    <w:rsid w:val="00EC7934"/>
    <w:rsid w:val="00ED074C"/>
    <w:rsid w:val="00ED0BC3"/>
    <w:rsid w:val="00ED2B53"/>
    <w:rsid w:val="00ED2B74"/>
    <w:rsid w:val="00ED3FAD"/>
    <w:rsid w:val="00ED4A1B"/>
    <w:rsid w:val="00ED549F"/>
    <w:rsid w:val="00ED58CA"/>
    <w:rsid w:val="00ED683D"/>
    <w:rsid w:val="00ED6A90"/>
    <w:rsid w:val="00ED7ADA"/>
    <w:rsid w:val="00ED7C18"/>
    <w:rsid w:val="00ED7E22"/>
    <w:rsid w:val="00EE3B53"/>
    <w:rsid w:val="00EE3B74"/>
    <w:rsid w:val="00EE3FD2"/>
    <w:rsid w:val="00EE4C8B"/>
    <w:rsid w:val="00EE5043"/>
    <w:rsid w:val="00EE5172"/>
    <w:rsid w:val="00EE5C6F"/>
    <w:rsid w:val="00EE5C81"/>
    <w:rsid w:val="00EE646F"/>
    <w:rsid w:val="00EE66CC"/>
    <w:rsid w:val="00EE7028"/>
    <w:rsid w:val="00EE7AB8"/>
    <w:rsid w:val="00EF057C"/>
    <w:rsid w:val="00EF14C2"/>
    <w:rsid w:val="00EF3686"/>
    <w:rsid w:val="00EF5A5E"/>
    <w:rsid w:val="00EF60E3"/>
    <w:rsid w:val="00EF60ED"/>
    <w:rsid w:val="00EF6397"/>
    <w:rsid w:val="00EF6F36"/>
    <w:rsid w:val="00EF7412"/>
    <w:rsid w:val="00EF798C"/>
    <w:rsid w:val="00F003CF"/>
    <w:rsid w:val="00F00CD8"/>
    <w:rsid w:val="00F013AD"/>
    <w:rsid w:val="00F01DC2"/>
    <w:rsid w:val="00F02105"/>
    <w:rsid w:val="00F02459"/>
    <w:rsid w:val="00F02F82"/>
    <w:rsid w:val="00F03D2C"/>
    <w:rsid w:val="00F04CE6"/>
    <w:rsid w:val="00F11A24"/>
    <w:rsid w:val="00F11E4C"/>
    <w:rsid w:val="00F13621"/>
    <w:rsid w:val="00F13A64"/>
    <w:rsid w:val="00F14BCE"/>
    <w:rsid w:val="00F15EC7"/>
    <w:rsid w:val="00F20216"/>
    <w:rsid w:val="00F20F46"/>
    <w:rsid w:val="00F20FC3"/>
    <w:rsid w:val="00F20FC7"/>
    <w:rsid w:val="00F2174A"/>
    <w:rsid w:val="00F21948"/>
    <w:rsid w:val="00F2281A"/>
    <w:rsid w:val="00F23BB9"/>
    <w:rsid w:val="00F23BE7"/>
    <w:rsid w:val="00F2427D"/>
    <w:rsid w:val="00F24286"/>
    <w:rsid w:val="00F2455D"/>
    <w:rsid w:val="00F25220"/>
    <w:rsid w:val="00F2538E"/>
    <w:rsid w:val="00F259EB"/>
    <w:rsid w:val="00F2727B"/>
    <w:rsid w:val="00F2729F"/>
    <w:rsid w:val="00F27B84"/>
    <w:rsid w:val="00F307CB"/>
    <w:rsid w:val="00F3186B"/>
    <w:rsid w:val="00F32AAA"/>
    <w:rsid w:val="00F33109"/>
    <w:rsid w:val="00F333ED"/>
    <w:rsid w:val="00F3600E"/>
    <w:rsid w:val="00F37DFA"/>
    <w:rsid w:val="00F40092"/>
    <w:rsid w:val="00F408DC"/>
    <w:rsid w:val="00F41A61"/>
    <w:rsid w:val="00F42440"/>
    <w:rsid w:val="00F42D92"/>
    <w:rsid w:val="00F43DD7"/>
    <w:rsid w:val="00F445FB"/>
    <w:rsid w:val="00F44973"/>
    <w:rsid w:val="00F44E68"/>
    <w:rsid w:val="00F44FD2"/>
    <w:rsid w:val="00F478E7"/>
    <w:rsid w:val="00F5079C"/>
    <w:rsid w:val="00F50E5A"/>
    <w:rsid w:val="00F51C51"/>
    <w:rsid w:val="00F52B69"/>
    <w:rsid w:val="00F53750"/>
    <w:rsid w:val="00F53E27"/>
    <w:rsid w:val="00F5562A"/>
    <w:rsid w:val="00F56DED"/>
    <w:rsid w:val="00F5704D"/>
    <w:rsid w:val="00F5752B"/>
    <w:rsid w:val="00F63029"/>
    <w:rsid w:val="00F634B7"/>
    <w:rsid w:val="00F639EC"/>
    <w:rsid w:val="00F63A8E"/>
    <w:rsid w:val="00F66E19"/>
    <w:rsid w:val="00F67638"/>
    <w:rsid w:val="00F73D6F"/>
    <w:rsid w:val="00F750C0"/>
    <w:rsid w:val="00F75885"/>
    <w:rsid w:val="00F75B61"/>
    <w:rsid w:val="00F763FA"/>
    <w:rsid w:val="00F772B0"/>
    <w:rsid w:val="00F8027C"/>
    <w:rsid w:val="00F8206E"/>
    <w:rsid w:val="00F82342"/>
    <w:rsid w:val="00F836A9"/>
    <w:rsid w:val="00F85AF2"/>
    <w:rsid w:val="00F85C8E"/>
    <w:rsid w:val="00F861C1"/>
    <w:rsid w:val="00F864CF"/>
    <w:rsid w:val="00F8659C"/>
    <w:rsid w:val="00F86D18"/>
    <w:rsid w:val="00F90122"/>
    <w:rsid w:val="00F917DF"/>
    <w:rsid w:val="00F92717"/>
    <w:rsid w:val="00F93C2B"/>
    <w:rsid w:val="00F94861"/>
    <w:rsid w:val="00F94BDC"/>
    <w:rsid w:val="00F954FA"/>
    <w:rsid w:val="00F955AF"/>
    <w:rsid w:val="00F965E7"/>
    <w:rsid w:val="00F97031"/>
    <w:rsid w:val="00F97657"/>
    <w:rsid w:val="00FA0E94"/>
    <w:rsid w:val="00FA17D5"/>
    <w:rsid w:val="00FA279C"/>
    <w:rsid w:val="00FA2A6C"/>
    <w:rsid w:val="00FA2A8F"/>
    <w:rsid w:val="00FA33C8"/>
    <w:rsid w:val="00FA3CA0"/>
    <w:rsid w:val="00FA491E"/>
    <w:rsid w:val="00FA648F"/>
    <w:rsid w:val="00FA7A3B"/>
    <w:rsid w:val="00FA7EEB"/>
    <w:rsid w:val="00FA7FFE"/>
    <w:rsid w:val="00FB0935"/>
    <w:rsid w:val="00FB09DF"/>
    <w:rsid w:val="00FB228F"/>
    <w:rsid w:val="00FB2BCE"/>
    <w:rsid w:val="00FB2D55"/>
    <w:rsid w:val="00FB32FF"/>
    <w:rsid w:val="00FB34EA"/>
    <w:rsid w:val="00FB4172"/>
    <w:rsid w:val="00FB4B97"/>
    <w:rsid w:val="00FB50BE"/>
    <w:rsid w:val="00FB5A4C"/>
    <w:rsid w:val="00FC0920"/>
    <w:rsid w:val="00FC0C3F"/>
    <w:rsid w:val="00FC0E60"/>
    <w:rsid w:val="00FC1C2D"/>
    <w:rsid w:val="00FC1C80"/>
    <w:rsid w:val="00FC202C"/>
    <w:rsid w:val="00FC3975"/>
    <w:rsid w:val="00FC52F4"/>
    <w:rsid w:val="00FC6020"/>
    <w:rsid w:val="00FC6130"/>
    <w:rsid w:val="00FC653B"/>
    <w:rsid w:val="00FC7AA4"/>
    <w:rsid w:val="00FC7B96"/>
    <w:rsid w:val="00FD18FF"/>
    <w:rsid w:val="00FD21D0"/>
    <w:rsid w:val="00FD6790"/>
    <w:rsid w:val="00FD7101"/>
    <w:rsid w:val="00FD7A56"/>
    <w:rsid w:val="00FE073C"/>
    <w:rsid w:val="00FE2073"/>
    <w:rsid w:val="00FE2621"/>
    <w:rsid w:val="00FE32F5"/>
    <w:rsid w:val="00FE3A4E"/>
    <w:rsid w:val="00FE3F1F"/>
    <w:rsid w:val="00FE4277"/>
    <w:rsid w:val="00FE455E"/>
    <w:rsid w:val="00FE49C4"/>
    <w:rsid w:val="00FE6905"/>
    <w:rsid w:val="00FE6EE7"/>
    <w:rsid w:val="00FF01A6"/>
    <w:rsid w:val="00FF0B3F"/>
    <w:rsid w:val="00FF1CD1"/>
    <w:rsid w:val="00FF23DF"/>
    <w:rsid w:val="00FF3526"/>
    <w:rsid w:val="00FF4750"/>
    <w:rsid w:val="00FF49EA"/>
    <w:rsid w:val="00FF5A29"/>
    <w:rsid w:val="00FF5D6A"/>
    <w:rsid w:val="00FF5F03"/>
    <w:rsid w:val="00FF6F70"/>
    <w:rsid w:val="00FF79DE"/>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3765D"/>
  <w15:chartTrackingRefBased/>
  <w15:docId w15:val="{A6044055-B3F1-4FEB-B561-5F59F8C70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B605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53339"/>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6B605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80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3063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306390"/>
    <w:rPr>
      <w:rFonts w:ascii="Courier New" w:eastAsia="Times New Roman" w:hAnsi="Courier New" w:cs="Courier New"/>
      <w:sz w:val="20"/>
      <w:szCs w:val="20"/>
      <w:lang w:eastAsia="en-GB"/>
    </w:rPr>
  </w:style>
  <w:style w:type="character" w:customStyle="1" w:styleId="gntyacmbl3b">
    <w:name w:val="gntyacmbl3b"/>
    <w:basedOn w:val="DefaultParagraphFont"/>
    <w:rsid w:val="00306390"/>
  </w:style>
  <w:style w:type="character" w:styleId="Hyperlink">
    <w:name w:val="Hyperlink"/>
    <w:basedOn w:val="DefaultParagraphFont"/>
    <w:uiPriority w:val="99"/>
    <w:unhideWhenUsed/>
    <w:rsid w:val="00807FCA"/>
    <w:rPr>
      <w:color w:val="0563C1" w:themeColor="hyperlink"/>
      <w:u w:val="single"/>
    </w:rPr>
  </w:style>
  <w:style w:type="character" w:styleId="UnresolvedMention">
    <w:name w:val="Unresolved Mention"/>
    <w:basedOn w:val="DefaultParagraphFont"/>
    <w:uiPriority w:val="99"/>
    <w:semiHidden/>
    <w:unhideWhenUsed/>
    <w:rsid w:val="00807FCA"/>
    <w:rPr>
      <w:color w:val="605E5C"/>
      <w:shd w:val="clear" w:color="auto" w:fill="E1DFDD"/>
    </w:rPr>
  </w:style>
  <w:style w:type="character" w:styleId="Emphasis">
    <w:name w:val="Emphasis"/>
    <w:basedOn w:val="DefaultParagraphFont"/>
    <w:uiPriority w:val="20"/>
    <w:qFormat/>
    <w:rsid w:val="00C93DD0"/>
    <w:rPr>
      <w:i/>
      <w:iCs/>
    </w:rPr>
  </w:style>
  <w:style w:type="character" w:customStyle="1" w:styleId="anchor-text">
    <w:name w:val="anchor-text"/>
    <w:basedOn w:val="DefaultParagraphFont"/>
    <w:rsid w:val="00C93DD0"/>
  </w:style>
  <w:style w:type="character" w:customStyle="1" w:styleId="Heading3Char">
    <w:name w:val="Heading 3 Char"/>
    <w:basedOn w:val="DefaultParagraphFont"/>
    <w:link w:val="Heading3"/>
    <w:uiPriority w:val="9"/>
    <w:rsid w:val="00853339"/>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853339"/>
    <w:rPr>
      <w:b/>
      <w:bCs/>
    </w:rPr>
  </w:style>
  <w:style w:type="paragraph" w:customStyle="1" w:styleId="ds-markdown-paragraph">
    <w:name w:val="ds-markdown-paragraph"/>
    <w:basedOn w:val="Normal"/>
    <w:rsid w:val="0085333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cite-bracket">
    <w:name w:val="cite-bracket"/>
    <w:basedOn w:val="DefaultParagraphFont"/>
    <w:rsid w:val="00853339"/>
  </w:style>
  <w:style w:type="character" w:styleId="PlaceholderText">
    <w:name w:val="Placeholder Text"/>
    <w:basedOn w:val="DefaultParagraphFont"/>
    <w:uiPriority w:val="99"/>
    <w:semiHidden/>
    <w:rsid w:val="009D07A7"/>
    <w:rPr>
      <w:color w:val="808080"/>
    </w:rPr>
  </w:style>
  <w:style w:type="character" w:customStyle="1" w:styleId="Heading2Char">
    <w:name w:val="Heading 2 Char"/>
    <w:basedOn w:val="DefaultParagraphFont"/>
    <w:link w:val="Heading2"/>
    <w:uiPriority w:val="9"/>
    <w:semiHidden/>
    <w:rsid w:val="006B6057"/>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6B6057"/>
    <w:rPr>
      <w:rFonts w:asciiTheme="majorHAnsi" w:eastAsiaTheme="majorEastAsia" w:hAnsiTheme="majorHAnsi" w:cstheme="majorBidi"/>
      <w:i/>
      <w:iCs/>
      <w:color w:val="2F5496" w:themeColor="accent1" w:themeShade="BF"/>
    </w:rPr>
  </w:style>
  <w:style w:type="paragraph" w:customStyle="1" w:styleId="text-sm">
    <w:name w:val="text-sm"/>
    <w:basedOn w:val="Normal"/>
    <w:rsid w:val="006B605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b-1">
    <w:name w:val="mb-1"/>
    <w:basedOn w:val="Normal"/>
    <w:rsid w:val="006B605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unhideWhenUsed/>
    <w:rsid w:val="00E86D8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FollowedHyperlink">
    <w:name w:val="FollowedHyperlink"/>
    <w:basedOn w:val="DefaultParagraphFont"/>
    <w:uiPriority w:val="99"/>
    <w:semiHidden/>
    <w:unhideWhenUsed/>
    <w:rsid w:val="007359CF"/>
    <w:rPr>
      <w:color w:val="954F72" w:themeColor="followedHyperlink"/>
      <w:u w:val="single"/>
    </w:rPr>
  </w:style>
  <w:style w:type="paragraph" w:styleId="Bibliography">
    <w:name w:val="Bibliography"/>
    <w:basedOn w:val="Normal"/>
    <w:next w:val="Normal"/>
    <w:uiPriority w:val="37"/>
    <w:unhideWhenUsed/>
    <w:rsid w:val="00BB5B61"/>
    <w:pPr>
      <w:spacing w:after="240" w:line="240" w:lineRule="auto"/>
      <w:ind w:left="720" w:hanging="720"/>
    </w:pPr>
  </w:style>
  <w:style w:type="paragraph" w:styleId="PlainText">
    <w:name w:val="Plain Text"/>
    <w:basedOn w:val="Normal"/>
    <w:link w:val="PlainTextChar"/>
    <w:uiPriority w:val="99"/>
    <w:unhideWhenUsed/>
    <w:rsid w:val="001F5E12"/>
    <w:pPr>
      <w:spacing w:after="0" w:line="240" w:lineRule="auto"/>
    </w:pPr>
    <w:rPr>
      <w:rFonts w:ascii="Consolas" w:hAnsi="Consolas"/>
      <w:kern w:val="2"/>
      <w:sz w:val="21"/>
      <w:szCs w:val="21"/>
      <w14:ligatures w14:val="standardContextual"/>
    </w:rPr>
  </w:style>
  <w:style w:type="character" w:customStyle="1" w:styleId="PlainTextChar">
    <w:name w:val="Plain Text Char"/>
    <w:basedOn w:val="DefaultParagraphFont"/>
    <w:link w:val="PlainText"/>
    <w:uiPriority w:val="99"/>
    <w:rsid w:val="001F5E12"/>
    <w:rPr>
      <w:rFonts w:ascii="Consolas" w:hAnsi="Consolas"/>
      <w:kern w:val="2"/>
      <w:sz w:val="21"/>
      <w:szCs w:val="21"/>
      <w14:ligatures w14:val="standardContextual"/>
    </w:rPr>
  </w:style>
  <w:style w:type="paragraph" w:styleId="ListParagraph">
    <w:name w:val="List Paragraph"/>
    <w:basedOn w:val="Normal"/>
    <w:uiPriority w:val="34"/>
    <w:qFormat/>
    <w:rsid w:val="00FD6790"/>
    <w:pPr>
      <w:ind w:left="720"/>
      <w:contextualSpacing/>
    </w:pPr>
  </w:style>
  <w:style w:type="character" w:styleId="LineNumber">
    <w:name w:val="line number"/>
    <w:basedOn w:val="DefaultParagraphFont"/>
    <w:uiPriority w:val="99"/>
    <w:semiHidden/>
    <w:unhideWhenUsed/>
    <w:rsid w:val="00B22D02"/>
  </w:style>
  <w:style w:type="paragraph" w:styleId="Header">
    <w:name w:val="header"/>
    <w:basedOn w:val="Normal"/>
    <w:link w:val="HeaderChar"/>
    <w:uiPriority w:val="99"/>
    <w:unhideWhenUsed/>
    <w:rsid w:val="008920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2061"/>
  </w:style>
  <w:style w:type="paragraph" w:styleId="Footer">
    <w:name w:val="footer"/>
    <w:basedOn w:val="Normal"/>
    <w:link w:val="FooterChar"/>
    <w:uiPriority w:val="99"/>
    <w:unhideWhenUsed/>
    <w:rsid w:val="008920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2061"/>
  </w:style>
  <w:style w:type="character" w:styleId="CommentReference">
    <w:name w:val="annotation reference"/>
    <w:basedOn w:val="DefaultParagraphFont"/>
    <w:uiPriority w:val="99"/>
    <w:semiHidden/>
    <w:unhideWhenUsed/>
    <w:rsid w:val="00B85D23"/>
    <w:rPr>
      <w:sz w:val="16"/>
      <w:szCs w:val="16"/>
    </w:rPr>
  </w:style>
  <w:style w:type="paragraph" w:styleId="CommentText">
    <w:name w:val="annotation text"/>
    <w:basedOn w:val="Normal"/>
    <w:link w:val="CommentTextChar"/>
    <w:uiPriority w:val="99"/>
    <w:unhideWhenUsed/>
    <w:rsid w:val="00B85D23"/>
    <w:pPr>
      <w:spacing w:line="240" w:lineRule="auto"/>
    </w:pPr>
    <w:rPr>
      <w:sz w:val="20"/>
      <w:szCs w:val="20"/>
    </w:rPr>
  </w:style>
  <w:style w:type="character" w:customStyle="1" w:styleId="CommentTextChar">
    <w:name w:val="Comment Text Char"/>
    <w:basedOn w:val="DefaultParagraphFont"/>
    <w:link w:val="CommentText"/>
    <w:uiPriority w:val="99"/>
    <w:rsid w:val="00B85D23"/>
    <w:rPr>
      <w:sz w:val="20"/>
      <w:szCs w:val="20"/>
    </w:rPr>
  </w:style>
  <w:style w:type="paragraph" w:styleId="CommentSubject">
    <w:name w:val="annotation subject"/>
    <w:basedOn w:val="CommentText"/>
    <w:next w:val="CommentText"/>
    <w:link w:val="CommentSubjectChar"/>
    <w:uiPriority w:val="99"/>
    <w:semiHidden/>
    <w:unhideWhenUsed/>
    <w:rsid w:val="00B85D23"/>
    <w:rPr>
      <w:b/>
      <w:bCs/>
    </w:rPr>
  </w:style>
  <w:style w:type="character" w:customStyle="1" w:styleId="CommentSubjectChar">
    <w:name w:val="Comment Subject Char"/>
    <w:basedOn w:val="CommentTextChar"/>
    <w:link w:val="CommentSubject"/>
    <w:uiPriority w:val="99"/>
    <w:semiHidden/>
    <w:rsid w:val="00B85D23"/>
    <w:rPr>
      <w:b/>
      <w:bCs/>
      <w:sz w:val="20"/>
      <w:szCs w:val="20"/>
    </w:rPr>
  </w:style>
  <w:style w:type="paragraph" w:styleId="Revision">
    <w:name w:val="Revision"/>
    <w:hidden/>
    <w:uiPriority w:val="99"/>
    <w:semiHidden/>
    <w:rsid w:val="0027290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19920">
      <w:bodyDiv w:val="1"/>
      <w:marLeft w:val="0"/>
      <w:marRight w:val="0"/>
      <w:marTop w:val="0"/>
      <w:marBottom w:val="0"/>
      <w:divBdr>
        <w:top w:val="none" w:sz="0" w:space="0" w:color="auto"/>
        <w:left w:val="none" w:sz="0" w:space="0" w:color="auto"/>
        <w:bottom w:val="none" w:sz="0" w:space="0" w:color="auto"/>
        <w:right w:val="none" w:sz="0" w:space="0" w:color="auto"/>
      </w:divBdr>
      <w:divsChild>
        <w:div w:id="1807971929">
          <w:marLeft w:val="0"/>
          <w:marRight w:val="0"/>
          <w:marTop w:val="0"/>
          <w:marBottom w:val="0"/>
          <w:divBdr>
            <w:top w:val="none" w:sz="0" w:space="0" w:color="auto"/>
            <w:left w:val="none" w:sz="0" w:space="0" w:color="auto"/>
            <w:bottom w:val="none" w:sz="0" w:space="0" w:color="auto"/>
            <w:right w:val="none" w:sz="0" w:space="0" w:color="auto"/>
          </w:divBdr>
          <w:divsChild>
            <w:div w:id="152208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9402">
      <w:bodyDiv w:val="1"/>
      <w:marLeft w:val="0"/>
      <w:marRight w:val="0"/>
      <w:marTop w:val="0"/>
      <w:marBottom w:val="0"/>
      <w:divBdr>
        <w:top w:val="none" w:sz="0" w:space="0" w:color="auto"/>
        <w:left w:val="none" w:sz="0" w:space="0" w:color="auto"/>
        <w:bottom w:val="none" w:sz="0" w:space="0" w:color="auto"/>
        <w:right w:val="none" w:sz="0" w:space="0" w:color="auto"/>
      </w:divBdr>
    </w:div>
    <w:div w:id="181211994">
      <w:bodyDiv w:val="1"/>
      <w:marLeft w:val="0"/>
      <w:marRight w:val="0"/>
      <w:marTop w:val="0"/>
      <w:marBottom w:val="0"/>
      <w:divBdr>
        <w:top w:val="none" w:sz="0" w:space="0" w:color="auto"/>
        <w:left w:val="none" w:sz="0" w:space="0" w:color="auto"/>
        <w:bottom w:val="none" w:sz="0" w:space="0" w:color="auto"/>
        <w:right w:val="none" w:sz="0" w:space="0" w:color="auto"/>
      </w:divBdr>
    </w:div>
    <w:div w:id="226495145">
      <w:bodyDiv w:val="1"/>
      <w:marLeft w:val="0"/>
      <w:marRight w:val="0"/>
      <w:marTop w:val="0"/>
      <w:marBottom w:val="0"/>
      <w:divBdr>
        <w:top w:val="none" w:sz="0" w:space="0" w:color="auto"/>
        <w:left w:val="none" w:sz="0" w:space="0" w:color="auto"/>
        <w:bottom w:val="none" w:sz="0" w:space="0" w:color="auto"/>
        <w:right w:val="none" w:sz="0" w:space="0" w:color="auto"/>
      </w:divBdr>
      <w:divsChild>
        <w:div w:id="586573491">
          <w:marLeft w:val="0"/>
          <w:marRight w:val="0"/>
          <w:marTop w:val="0"/>
          <w:marBottom w:val="0"/>
          <w:divBdr>
            <w:top w:val="none" w:sz="0" w:space="0" w:color="auto"/>
            <w:left w:val="none" w:sz="0" w:space="0" w:color="auto"/>
            <w:bottom w:val="none" w:sz="0" w:space="0" w:color="auto"/>
            <w:right w:val="none" w:sz="0" w:space="0" w:color="auto"/>
          </w:divBdr>
          <w:divsChild>
            <w:div w:id="19237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612133">
      <w:bodyDiv w:val="1"/>
      <w:marLeft w:val="0"/>
      <w:marRight w:val="0"/>
      <w:marTop w:val="0"/>
      <w:marBottom w:val="0"/>
      <w:divBdr>
        <w:top w:val="none" w:sz="0" w:space="0" w:color="auto"/>
        <w:left w:val="none" w:sz="0" w:space="0" w:color="auto"/>
        <w:bottom w:val="none" w:sz="0" w:space="0" w:color="auto"/>
        <w:right w:val="none" w:sz="0" w:space="0" w:color="auto"/>
      </w:divBdr>
    </w:div>
    <w:div w:id="376052482">
      <w:bodyDiv w:val="1"/>
      <w:marLeft w:val="0"/>
      <w:marRight w:val="0"/>
      <w:marTop w:val="0"/>
      <w:marBottom w:val="0"/>
      <w:divBdr>
        <w:top w:val="none" w:sz="0" w:space="0" w:color="auto"/>
        <w:left w:val="none" w:sz="0" w:space="0" w:color="auto"/>
        <w:bottom w:val="none" w:sz="0" w:space="0" w:color="auto"/>
        <w:right w:val="none" w:sz="0" w:space="0" w:color="auto"/>
      </w:divBdr>
    </w:div>
    <w:div w:id="669214409">
      <w:bodyDiv w:val="1"/>
      <w:marLeft w:val="0"/>
      <w:marRight w:val="0"/>
      <w:marTop w:val="0"/>
      <w:marBottom w:val="0"/>
      <w:divBdr>
        <w:top w:val="none" w:sz="0" w:space="0" w:color="auto"/>
        <w:left w:val="none" w:sz="0" w:space="0" w:color="auto"/>
        <w:bottom w:val="none" w:sz="0" w:space="0" w:color="auto"/>
        <w:right w:val="none" w:sz="0" w:space="0" w:color="auto"/>
      </w:divBdr>
      <w:divsChild>
        <w:div w:id="142627789">
          <w:marLeft w:val="0"/>
          <w:marRight w:val="0"/>
          <w:marTop w:val="0"/>
          <w:marBottom w:val="0"/>
          <w:divBdr>
            <w:top w:val="none" w:sz="0" w:space="0" w:color="auto"/>
            <w:left w:val="none" w:sz="0" w:space="0" w:color="auto"/>
            <w:bottom w:val="none" w:sz="0" w:space="0" w:color="auto"/>
            <w:right w:val="none" w:sz="0" w:space="0" w:color="auto"/>
          </w:divBdr>
          <w:divsChild>
            <w:div w:id="412317394">
              <w:marLeft w:val="0"/>
              <w:marRight w:val="0"/>
              <w:marTop w:val="0"/>
              <w:marBottom w:val="0"/>
              <w:divBdr>
                <w:top w:val="none" w:sz="0" w:space="0" w:color="auto"/>
                <w:left w:val="none" w:sz="0" w:space="0" w:color="auto"/>
                <w:bottom w:val="none" w:sz="0" w:space="0" w:color="auto"/>
                <w:right w:val="none" w:sz="0" w:space="0" w:color="auto"/>
              </w:divBdr>
            </w:div>
          </w:divsChild>
        </w:div>
        <w:div w:id="1163593600">
          <w:marLeft w:val="0"/>
          <w:marRight w:val="0"/>
          <w:marTop w:val="0"/>
          <w:marBottom w:val="0"/>
          <w:divBdr>
            <w:top w:val="none" w:sz="0" w:space="0" w:color="auto"/>
            <w:left w:val="none" w:sz="0" w:space="0" w:color="auto"/>
            <w:bottom w:val="none" w:sz="0" w:space="0" w:color="auto"/>
            <w:right w:val="none" w:sz="0" w:space="0" w:color="auto"/>
          </w:divBdr>
          <w:divsChild>
            <w:div w:id="37489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69146">
      <w:bodyDiv w:val="1"/>
      <w:marLeft w:val="0"/>
      <w:marRight w:val="0"/>
      <w:marTop w:val="0"/>
      <w:marBottom w:val="0"/>
      <w:divBdr>
        <w:top w:val="none" w:sz="0" w:space="0" w:color="auto"/>
        <w:left w:val="none" w:sz="0" w:space="0" w:color="auto"/>
        <w:bottom w:val="none" w:sz="0" w:space="0" w:color="auto"/>
        <w:right w:val="none" w:sz="0" w:space="0" w:color="auto"/>
      </w:divBdr>
    </w:div>
    <w:div w:id="766853090">
      <w:bodyDiv w:val="1"/>
      <w:marLeft w:val="0"/>
      <w:marRight w:val="0"/>
      <w:marTop w:val="0"/>
      <w:marBottom w:val="0"/>
      <w:divBdr>
        <w:top w:val="none" w:sz="0" w:space="0" w:color="auto"/>
        <w:left w:val="none" w:sz="0" w:space="0" w:color="auto"/>
        <w:bottom w:val="none" w:sz="0" w:space="0" w:color="auto"/>
        <w:right w:val="none" w:sz="0" w:space="0" w:color="auto"/>
      </w:divBdr>
    </w:div>
    <w:div w:id="848524356">
      <w:bodyDiv w:val="1"/>
      <w:marLeft w:val="0"/>
      <w:marRight w:val="0"/>
      <w:marTop w:val="0"/>
      <w:marBottom w:val="0"/>
      <w:divBdr>
        <w:top w:val="none" w:sz="0" w:space="0" w:color="auto"/>
        <w:left w:val="none" w:sz="0" w:space="0" w:color="auto"/>
        <w:bottom w:val="none" w:sz="0" w:space="0" w:color="auto"/>
        <w:right w:val="none" w:sz="0" w:space="0" w:color="auto"/>
      </w:divBdr>
    </w:div>
    <w:div w:id="1048912515">
      <w:bodyDiv w:val="1"/>
      <w:marLeft w:val="0"/>
      <w:marRight w:val="0"/>
      <w:marTop w:val="0"/>
      <w:marBottom w:val="0"/>
      <w:divBdr>
        <w:top w:val="none" w:sz="0" w:space="0" w:color="auto"/>
        <w:left w:val="none" w:sz="0" w:space="0" w:color="auto"/>
        <w:bottom w:val="none" w:sz="0" w:space="0" w:color="auto"/>
        <w:right w:val="none" w:sz="0" w:space="0" w:color="auto"/>
      </w:divBdr>
    </w:div>
    <w:div w:id="1096167268">
      <w:bodyDiv w:val="1"/>
      <w:marLeft w:val="0"/>
      <w:marRight w:val="0"/>
      <w:marTop w:val="0"/>
      <w:marBottom w:val="0"/>
      <w:divBdr>
        <w:top w:val="none" w:sz="0" w:space="0" w:color="auto"/>
        <w:left w:val="none" w:sz="0" w:space="0" w:color="auto"/>
        <w:bottom w:val="none" w:sz="0" w:space="0" w:color="auto"/>
        <w:right w:val="none" w:sz="0" w:space="0" w:color="auto"/>
      </w:divBdr>
    </w:div>
    <w:div w:id="1185172319">
      <w:bodyDiv w:val="1"/>
      <w:marLeft w:val="0"/>
      <w:marRight w:val="0"/>
      <w:marTop w:val="0"/>
      <w:marBottom w:val="0"/>
      <w:divBdr>
        <w:top w:val="none" w:sz="0" w:space="0" w:color="auto"/>
        <w:left w:val="none" w:sz="0" w:space="0" w:color="auto"/>
        <w:bottom w:val="none" w:sz="0" w:space="0" w:color="auto"/>
        <w:right w:val="none" w:sz="0" w:space="0" w:color="auto"/>
      </w:divBdr>
    </w:div>
    <w:div w:id="1662006011">
      <w:bodyDiv w:val="1"/>
      <w:marLeft w:val="0"/>
      <w:marRight w:val="0"/>
      <w:marTop w:val="0"/>
      <w:marBottom w:val="0"/>
      <w:divBdr>
        <w:top w:val="none" w:sz="0" w:space="0" w:color="auto"/>
        <w:left w:val="none" w:sz="0" w:space="0" w:color="auto"/>
        <w:bottom w:val="none" w:sz="0" w:space="0" w:color="auto"/>
        <w:right w:val="none" w:sz="0" w:space="0" w:color="auto"/>
      </w:divBdr>
    </w:div>
    <w:div w:id="1748529546">
      <w:bodyDiv w:val="1"/>
      <w:marLeft w:val="0"/>
      <w:marRight w:val="0"/>
      <w:marTop w:val="0"/>
      <w:marBottom w:val="0"/>
      <w:divBdr>
        <w:top w:val="none" w:sz="0" w:space="0" w:color="auto"/>
        <w:left w:val="none" w:sz="0" w:space="0" w:color="auto"/>
        <w:bottom w:val="none" w:sz="0" w:space="0" w:color="auto"/>
        <w:right w:val="none" w:sz="0" w:space="0" w:color="auto"/>
      </w:divBdr>
    </w:div>
    <w:div w:id="1993754329">
      <w:bodyDiv w:val="1"/>
      <w:marLeft w:val="0"/>
      <w:marRight w:val="0"/>
      <w:marTop w:val="0"/>
      <w:marBottom w:val="0"/>
      <w:divBdr>
        <w:top w:val="none" w:sz="0" w:space="0" w:color="auto"/>
        <w:left w:val="none" w:sz="0" w:space="0" w:color="auto"/>
        <w:bottom w:val="none" w:sz="0" w:space="0" w:color="auto"/>
        <w:right w:val="none" w:sz="0" w:space="0" w:color="auto"/>
      </w:divBdr>
    </w:div>
    <w:div w:id="2088920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glossaryDocument" Target="glossary/document.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microsoft.com/office/2011/relationships/people" Target="peop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agroclimap.aemet.es/" TargetMode="External"/><Relationship Id="rId14" Type="http://schemas.microsoft.com/office/2011/relationships/commentsExtended" Target="commentsExtended.xml"/><Relationship Id="rId22"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392173EB60494893E888A85CFAD28B"/>
        <w:category>
          <w:name w:val="General"/>
          <w:gallery w:val="placeholder"/>
        </w:category>
        <w:types>
          <w:type w:val="bbPlcHdr"/>
        </w:types>
        <w:behaviors>
          <w:behavior w:val="content"/>
        </w:behaviors>
        <w:guid w:val="{958C08B1-EEF2-4A87-90B0-463457EE3C7F}"/>
      </w:docPartPr>
      <w:docPartBody>
        <w:p w:rsidR="00E874C2" w:rsidRDefault="00A66E07" w:rsidP="00A66E07">
          <w:pPr>
            <w:pStyle w:val="AD392173EB60494893E888A85CFAD28B"/>
          </w:pPr>
          <w:r w:rsidRPr="008E3BB0">
            <w:rPr>
              <w:rStyle w:val="PlaceholderText"/>
            </w:rPr>
            <w:t>Haga clic o pulse aquí para escribir texto.</w:t>
          </w:r>
        </w:p>
      </w:docPartBody>
    </w:docPart>
    <w:docPart>
      <w:docPartPr>
        <w:name w:val="7F1F260A680F46198FBED7C60B519434"/>
        <w:category>
          <w:name w:val="General"/>
          <w:gallery w:val="placeholder"/>
        </w:category>
        <w:types>
          <w:type w:val="bbPlcHdr"/>
        </w:types>
        <w:behaviors>
          <w:behavior w:val="content"/>
        </w:behaviors>
        <w:guid w:val="{E5AD0575-1FC3-4D97-8E34-93C85490D72A}"/>
      </w:docPartPr>
      <w:docPartBody>
        <w:p w:rsidR="00BC3320" w:rsidRDefault="00053280" w:rsidP="00053280">
          <w:pPr>
            <w:pStyle w:val="7F1F260A680F46198FBED7C60B519434"/>
          </w:pPr>
          <w:r w:rsidRPr="008E3BB0">
            <w:rPr>
              <w:rStyle w:val="PlaceholderText"/>
            </w:rPr>
            <w:t>Haga clic o pulse aquí para escribir texto.</w:t>
          </w:r>
        </w:p>
      </w:docPartBody>
    </w:docPart>
    <w:docPart>
      <w:docPartPr>
        <w:name w:val="B48AD7043C4D40E3B7849AD47A6C49D8"/>
        <w:category>
          <w:name w:val="General"/>
          <w:gallery w:val="placeholder"/>
        </w:category>
        <w:types>
          <w:type w:val="bbPlcHdr"/>
        </w:types>
        <w:behaviors>
          <w:behavior w:val="content"/>
        </w:behaviors>
        <w:guid w:val="{D8AD3A91-B4E1-47E1-9B72-3C20E00FD792}"/>
      </w:docPartPr>
      <w:docPartBody>
        <w:p w:rsidR="00BC3320" w:rsidRDefault="00053280" w:rsidP="00053280">
          <w:pPr>
            <w:pStyle w:val="B48AD7043C4D40E3B7849AD47A6C49D8"/>
          </w:pPr>
          <w:r w:rsidRPr="008E3BB0">
            <w:rPr>
              <w:rStyle w:val="PlaceholderText"/>
            </w:rPr>
            <w:t>Haga clic o pulse aquí para escribir texto.</w:t>
          </w:r>
        </w:p>
      </w:docPartBody>
    </w:docPart>
    <w:docPart>
      <w:docPartPr>
        <w:name w:val="996177993CC847CB9424648B3DEDD504"/>
        <w:category>
          <w:name w:val="General"/>
          <w:gallery w:val="placeholder"/>
        </w:category>
        <w:types>
          <w:type w:val="bbPlcHdr"/>
        </w:types>
        <w:behaviors>
          <w:behavior w:val="content"/>
        </w:behaviors>
        <w:guid w:val="{9D1A10E9-E03E-4D3C-906C-69D058210ED9}"/>
      </w:docPartPr>
      <w:docPartBody>
        <w:p w:rsidR="00BC3320" w:rsidRDefault="00053280" w:rsidP="00053280">
          <w:pPr>
            <w:pStyle w:val="996177993CC847CB9424648B3DEDD504"/>
          </w:pPr>
          <w:r w:rsidRPr="008E3BB0">
            <w:rPr>
              <w:rStyle w:val="PlaceholderText"/>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415"/>
    <w:rsid w:val="00053280"/>
    <w:rsid w:val="000B68FE"/>
    <w:rsid w:val="000D5017"/>
    <w:rsid w:val="000D783E"/>
    <w:rsid w:val="000E25A9"/>
    <w:rsid w:val="00101E72"/>
    <w:rsid w:val="00103121"/>
    <w:rsid w:val="00105AC9"/>
    <w:rsid w:val="00147F24"/>
    <w:rsid w:val="00152467"/>
    <w:rsid w:val="001665E4"/>
    <w:rsid w:val="00173BF0"/>
    <w:rsid w:val="001804E0"/>
    <w:rsid w:val="001825A9"/>
    <w:rsid w:val="00187F3C"/>
    <w:rsid w:val="00193BD6"/>
    <w:rsid w:val="001B18A9"/>
    <w:rsid w:val="001B795E"/>
    <w:rsid w:val="001C24A5"/>
    <w:rsid w:val="001C2542"/>
    <w:rsid w:val="0020799B"/>
    <w:rsid w:val="002129DC"/>
    <w:rsid w:val="00220A2C"/>
    <w:rsid w:val="00242F29"/>
    <w:rsid w:val="00273D2B"/>
    <w:rsid w:val="002B615A"/>
    <w:rsid w:val="002C101A"/>
    <w:rsid w:val="002C2C94"/>
    <w:rsid w:val="002C7807"/>
    <w:rsid w:val="002D1AD1"/>
    <w:rsid w:val="002D5C91"/>
    <w:rsid w:val="002E2B2E"/>
    <w:rsid w:val="00303D29"/>
    <w:rsid w:val="003053DA"/>
    <w:rsid w:val="00311F13"/>
    <w:rsid w:val="00320CD6"/>
    <w:rsid w:val="0032482F"/>
    <w:rsid w:val="00327348"/>
    <w:rsid w:val="003350D4"/>
    <w:rsid w:val="003725BC"/>
    <w:rsid w:val="00382BF9"/>
    <w:rsid w:val="003956E4"/>
    <w:rsid w:val="00397D48"/>
    <w:rsid w:val="003B225B"/>
    <w:rsid w:val="0042343B"/>
    <w:rsid w:val="00433E45"/>
    <w:rsid w:val="00433F08"/>
    <w:rsid w:val="004345B9"/>
    <w:rsid w:val="00473507"/>
    <w:rsid w:val="00475415"/>
    <w:rsid w:val="00491468"/>
    <w:rsid w:val="004965D7"/>
    <w:rsid w:val="004C7103"/>
    <w:rsid w:val="004C72A5"/>
    <w:rsid w:val="004E35FF"/>
    <w:rsid w:val="004E3865"/>
    <w:rsid w:val="00500F65"/>
    <w:rsid w:val="00511907"/>
    <w:rsid w:val="00513A26"/>
    <w:rsid w:val="00513FAE"/>
    <w:rsid w:val="0053603E"/>
    <w:rsid w:val="00540B05"/>
    <w:rsid w:val="00552641"/>
    <w:rsid w:val="00553CD6"/>
    <w:rsid w:val="0056189D"/>
    <w:rsid w:val="00567150"/>
    <w:rsid w:val="005769B2"/>
    <w:rsid w:val="00580F2A"/>
    <w:rsid w:val="00582CB7"/>
    <w:rsid w:val="0059478D"/>
    <w:rsid w:val="005A15E5"/>
    <w:rsid w:val="005B60E2"/>
    <w:rsid w:val="005C5133"/>
    <w:rsid w:val="005C56B3"/>
    <w:rsid w:val="005E1926"/>
    <w:rsid w:val="005E4C7B"/>
    <w:rsid w:val="005F7120"/>
    <w:rsid w:val="005F7141"/>
    <w:rsid w:val="0060432E"/>
    <w:rsid w:val="00611451"/>
    <w:rsid w:val="00644B03"/>
    <w:rsid w:val="00647305"/>
    <w:rsid w:val="00654C61"/>
    <w:rsid w:val="00691D8A"/>
    <w:rsid w:val="0069731F"/>
    <w:rsid w:val="006A64F1"/>
    <w:rsid w:val="006B598F"/>
    <w:rsid w:val="006F2D5B"/>
    <w:rsid w:val="0071275A"/>
    <w:rsid w:val="007170F9"/>
    <w:rsid w:val="0073781A"/>
    <w:rsid w:val="007566FD"/>
    <w:rsid w:val="007618FA"/>
    <w:rsid w:val="00764724"/>
    <w:rsid w:val="00792789"/>
    <w:rsid w:val="007B14DB"/>
    <w:rsid w:val="007D14DE"/>
    <w:rsid w:val="007E4DBE"/>
    <w:rsid w:val="007F677F"/>
    <w:rsid w:val="00803DE4"/>
    <w:rsid w:val="008135EC"/>
    <w:rsid w:val="00816D3C"/>
    <w:rsid w:val="0086195C"/>
    <w:rsid w:val="008638DC"/>
    <w:rsid w:val="00867505"/>
    <w:rsid w:val="00872B16"/>
    <w:rsid w:val="00872FFA"/>
    <w:rsid w:val="00876658"/>
    <w:rsid w:val="008D0E36"/>
    <w:rsid w:val="008D2E01"/>
    <w:rsid w:val="008E766A"/>
    <w:rsid w:val="00901A44"/>
    <w:rsid w:val="0094356A"/>
    <w:rsid w:val="009440BA"/>
    <w:rsid w:val="0095668F"/>
    <w:rsid w:val="00962CF4"/>
    <w:rsid w:val="009747AC"/>
    <w:rsid w:val="0098123B"/>
    <w:rsid w:val="00982005"/>
    <w:rsid w:val="0098401E"/>
    <w:rsid w:val="009871D3"/>
    <w:rsid w:val="009B6208"/>
    <w:rsid w:val="009D57A3"/>
    <w:rsid w:val="009E1BFE"/>
    <w:rsid w:val="009F3E2D"/>
    <w:rsid w:val="00A11FD2"/>
    <w:rsid w:val="00A20010"/>
    <w:rsid w:val="00A246AA"/>
    <w:rsid w:val="00A317C5"/>
    <w:rsid w:val="00A47796"/>
    <w:rsid w:val="00A65A92"/>
    <w:rsid w:val="00A66E07"/>
    <w:rsid w:val="00AA14DB"/>
    <w:rsid w:val="00AA4EAF"/>
    <w:rsid w:val="00AC54CA"/>
    <w:rsid w:val="00AD79FF"/>
    <w:rsid w:val="00AE473D"/>
    <w:rsid w:val="00AF4BE0"/>
    <w:rsid w:val="00B029A2"/>
    <w:rsid w:val="00B1560B"/>
    <w:rsid w:val="00B31C00"/>
    <w:rsid w:val="00B45935"/>
    <w:rsid w:val="00B74590"/>
    <w:rsid w:val="00B764A0"/>
    <w:rsid w:val="00BA45D8"/>
    <w:rsid w:val="00BA737A"/>
    <w:rsid w:val="00BC3320"/>
    <w:rsid w:val="00BD32EA"/>
    <w:rsid w:val="00BE4C23"/>
    <w:rsid w:val="00C06767"/>
    <w:rsid w:val="00C21C15"/>
    <w:rsid w:val="00C247F6"/>
    <w:rsid w:val="00C369F0"/>
    <w:rsid w:val="00C441AD"/>
    <w:rsid w:val="00C55B2A"/>
    <w:rsid w:val="00C63FD5"/>
    <w:rsid w:val="00C778F5"/>
    <w:rsid w:val="00C9068A"/>
    <w:rsid w:val="00C97206"/>
    <w:rsid w:val="00CA129F"/>
    <w:rsid w:val="00CA3B98"/>
    <w:rsid w:val="00CD07AE"/>
    <w:rsid w:val="00CD5770"/>
    <w:rsid w:val="00D85944"/>
    <w:rsid w:val="00D86D38"/>
    <w:rsid w:val="00D95B84"/>
    <w:rsid w:val="00DA141E"/>
    <w:rsid w:val="00DA19D5"/>
    <w:rsid w:val="00DA33C2"/>
    <w:rsid w:val="00DB4D42"/>
    <w:rsid w:val="00DD2F2F"/>
    <w:rsid w:val="00DF6AE1"/>
    <w:rsid w:val="00E150D2"/>
    <w:rsid w:val="00E31765"/>
    <w:rsid w:val="00E337D7"/>
    <w:rsid w:val="00E4669E"/>
    <w:rsid w:val="00E46CAC"/>
    <w:rsid w:val="00E5711B"/>
    <w:rsid w:val="00E717B6"/>
    <w:rsid w:val="00E83C30"/>
    <w:rsid w:val="00E86E20"/>
    <w:rsid w:val="00E874C2"/>
    <w:rsid w:val="00E92F58"/>
    <w:rsid w:val="00E94FB3"/>
    <w:rsid w:val="00EA2BD2"/>
    <w:rsid w:val="00EA78BE"/>
    <w:rsid w:val="00EB07A3"/>
    <w:rsid w:val="00EE4F26"/>
    <w:rsid w:val="00F21DC2"/>
    <w:rsid w:val="00F32B97"/>
    <w:rsid w:val="00F360F6"/>
    <w:rsid w:val="00F362C2"/>
    <w:rsid w:val="00F40092"/>
    <w:rsid w:val="00F544D0"/>
    <w:rsid w:val="00F77B01"/>
    <w:rsid w:val="00FA491E"/>
    <w:rsid w:val="00FE2621"/>
    <w:rsid w:val="00FE65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544D0"/>
    <w:rPr>
      <w:color w:val="808080"/>
    </w:rPr>
  </w:style>
  <w:style w:type="paragraph" w:customStyle="1" w:styleId="AD392173EB60494893E888A85CFAD28B">
    <w:name w:val="AD392173EB60494893E888A85CFAD28B"/>
    <w:rsid w:val="00A66E07"/>
    <w:pPr>
      <w:spacing w:line="278" w:lineRule="auto"/>
    </w:pPr>
    <w:rPr>
      <w:kern w:val="2"/>
      <w:sz w:val="24"/>
      <w:szCs w:val="24"/>
      <w14:ligatures w14:val="standardContextual"/>
    </w:rPr>
  </w:style>
  <w:style w:type="paragraph" w:customStyle="1" w:styleId="7F1F260A680F46198FBED7C60B519434">
    <w:name w:val="7F1F260A680F46198FBED7C60B519434"/>
    <w:rsid w:val="00053280"/>
    <w:pPr>
      <w:spacing w:line="278" w:lineRule="auto"/>
    </w:pPr>
    <w:rPr>
      <w:kern w:val="2"/>
      <w:sz w:val="24"/>
      <w:szCs w:val="24"/>
      <w14:ligatures w14:val="standardContextual"/>
    </w:rPr>
  </w:style>
  <w:style w:type="paragraph" w:customStyle="1" w:styleId="B48AD7043C4D40E3B7849AD47A6C49D8">
    <w:name w:val="B48AD7043C4D40E3B7849AD47A6C49D8"/>
    <w:rsid w:val="00053280"/>
    <w:pPr>
      <w:spacing w:line="278" w:lineRule="auto"/>
    </w:pPr>
    <w:rPr>
      <w:kern w:val="2"/>
      <w:sz w:val="24"/>
      <w:szCs w:val="24"/>
      <w14:ligatures w14:val="standardContextual"/>
    </w:rPr>
  </w:style>
  <w:style w:type="paragraph" w:customStyle="1" w:styleId="996177993CC847CB9424648B3DEDD504">
    <w:name w:val="996177993CC847CB9424648B3DEDD504"/>
    <w:rsid w:val="00053280"/>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A9B6F7-BAD3-4962-8058-EAC33677F9DC}">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0201867160"/>
    <we:property name="MENDELEY_CITATIONS" value="[{&quot;citationID&quot;:&quot;MENDELEY_CITATION_d22e443d-d5eb-4512-a817-b7469501f2c6&quot;,&quot;properties&quot;:{&quot;noteIndex&quot;:0},&quot;isEdited&quot;:false,&quot;manualOverride&quot;:{&quot;isManuallyOverridden&quot;:false,&quot;citeprocText&quot;:&quot;(Liu and An, 2020)&quot;,&quot;manualOverrideText&quot;:&quot;&quot;},&quot;citationItems&quot;:[{&quot;id&quot;:&quot;aca851c6-d806-34f4-b977-2b832acae742&quot;,&quot;itemData&quot;:{&quot;type&quot;:&quot;article-journal&quot;,&quot;id&quot;:&quot;aca851c6-d806-34f4-b977-2b832acae742&quot;,&quot;title&quot;:&quot;Leaf wax n-alkane carbon isotope values vary among major terrestrial plant groups: Different responses to precipitation amount and temperature, and implications for paleoenvironmental reconstruction&quot;,&quot;author&quot;:[{&quot;family&quot;:&quot;Liu&quot;,&quot;given&quot;:&quot;Jinzhao&quot;,&quot;parse-names&quot;:false,&quot;dropping-particle&quot;:&quot;&quot;,&quot;non-dropping-particle&quot;:&quot;&quot;},{&quot;family&quot;:&quot;An&quot;,&quot;given&quot;:&quot;Zhisheng&quot;,&quot;parse-names&quot;:false,&quot;dropping-particle&quot;:&quot;&quot;,&quot;non-dropping-particle&quot;:&quot;&quot;}],&quot;container-title&quot;:&quot;Earth-Science Reviews&quot;,&quot;container-title-short&quot;:&quot;Earth. Sci. Rev.&quot;,&quot;accessed&quot;:{&quot;date-parts&quot;:[[2026,2,20]]},&quot;DOI&quot;:&quot;10.1016/j.earscirev.2020.103081&quot;,&quot;ISSN&quot;:&quot;00128252&quot;,&quot;URL&quot;:&quot;https://doi.org/10.1029/2018gl077833&quot;,&quot;issued&quot;:{&quot;date-parts&quot;:[[2020,3,1]]},&quot;page&quot;:&quot;103081&quot;,&quot;abstract&quot;:&quot;Studies focused on field measurements have been conducted to investigate how leaf wax n-alkane δ13C values vary among photosynthetic pathways (C3 vs. C4) or plant types (dicots, monocots, gymnosperms, magnoliids), and how n-alkane δ13C values respond to climate factors (precipitation, temperature). However, a systematic global analysis of plant n-alkane δ13C values with respect to major plant groups is still lacking, and the corresponding mechanism remains unknown. In this study, we compiled globally published n-alkanes δ13C data in modern plants. We find significantly negative correlations between δ13Cwt values and mean annual precipitation (MAP) for C3 plants (R2 = 0.30; p &lt; .05), dicots (R2 = 0.28; p &lt; .05) and magnoliids (R2 = 0.55; p &lt; .05), but non-significant correlation between δ13Cwt values and MAP for C4 plants (R2 = 0.08; p = .12) or monocots (R2 = 0.01; p = .89). However, there are significantly positive correlations between δ13Cwt values and mean annual temperature (MAT) in C4 plants (R2 = 0.33; p &lt; .05) and monocots (R2 = 0.35; p &lt; .05), instead of weak correlations in C3 plants (R2 = 0.09; p &lt; .05), dicots (R2 = 0.03; p &lt; .05) and gymnosperms (R2 = 0.06; p = .06). These results indicate that n-alkane δ13C values in C3 dicots have more potential for paleoprecipitation reconstruction, while those in C4 monocots are more likely to indicate paleotemperature changes. Our study supports use of leaf wax n-alkane δ13C values to gain information about paleoprecipitation and paleotemperature, but only in an appropriate paleoecological context&quot;,&quot;publisher&quot;:&quot;Elsevier&quot;,&quot;issue&quot;:&quot;10&quot;,&quot;volume&quot;:&quot;202&quot;},&quot;isTemporary&quot;:false}],&quot;citationTag&quot;:&quot;MENDELEY_CITATION_v3_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&quot;}]"/>
    <we:property name="MENDELEY_CITATIONS_LOCALE_CODE" value="&quot;en-US&quot;"/>
    <we:property name="MENDELEY_CITATIONS_STYLE" value="{&quot;id&quot;:&quot;https://www.zotero.org/styles/frontiers&quot;,&quot;title&quot;:&quot;Frontiers journals&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7910EFE0-32D0-4577-8FB6-3D9A570E24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65554</Words>
  <Characters>373658</Characters>
  <Application>Microsoft Office Word</Application>
  <DocSecurity>0</DocSecurity>
  <Lines>3113</Lines>
  <Paragraphs>876</Paragraphs>
  <ScaleCrop>false</ScaleCrop>
  <HeadingPairs>
    <vt:vector size="2" baseType="variant">
      <vt:variant>
        <vt:lpstr>Título</vt:lpstr>
      </vt:variant>
      <vt:variant>
        <vt:i4>1</vt:i4>
      </vt:variant>
    </vt:vector>
  </HeadingPairs>
  <TitlesOfParts>
    <vt:vector size="1" baseType="lpstr">
      <vt:lpstr/>
    </vt:vector>
  </TitlesOfParts>
  <Company>Universidad de Cantabria</Company>
  <LinksUpToDate>false</LinksUpToDate>
  <CharactersWithSpaces>438336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Vidal Cordasco, Marco Adolfo</dc:creator>
  <cp:keywords/>
  <dc:description/>
  <cp:lastModifiedBy>Marco Adolfo Vidal Cordasco</cp:lastModifiedBy>
  <cp:revision>4</cp:revision>
  <dcterms:created xsi:type="dcterms:W3CDTF">2026-06-27T13:23:00Z</dcterms:created>
  <dcterms:modified xsi:type="dcterms:W3CDTF">2026-06-27T14:37:00Z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id="uEh54vny"/&gt;&lt;style id="http://www.zotero.org/styles/boreas" hasBibliography="1" bibliographyStyleHasBeenSet="1"/&gt;&lt;prefs&gt;&lt;pref name="fieldType" value="Field"/&gt;&lt;pref name="automaticJournalAbbreviatio</vt:lpwstr>
  </property>
  <property fmtid="{D5CDD505-2E9C-101B-9397-08002B2CF9AE}" pid="3" name="ZOTERO_PREF_2">
    <vt:lpwstr>ns" value="true"/&gt;&lt;/prefs&gt;&lt;/data&gt;</vt:lpwstr>
  </property>
</Properties>
</file>